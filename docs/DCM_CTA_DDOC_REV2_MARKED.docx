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2.xml" ContentType="application/vnd.openxmlformats-officedocument.wordprocessingml.header+xml"/>
  <Override PartName="/word/footer13.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header15.xml" ContentType="application/vnd.openxmlformats-officedocument.wordprocessingml.header+xml"/>
  <Override PartName="/word/footer1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7343CF6" w14:textId="77777777" w:rsidR="00766D42" w:rsidRDefault="00766D42" w:rsidP="00766D42">
      <w:pPr>
        <w:pStyle w:val="Header"/>
        <w:tabs>
          <w:tab w:val="clear" w:pos="4320"/>
          <w:tab w:val="clear" w:pos="8640"/>
        </w:tabs>
        <w:rPr>
          <w:rFonts w:ascii="Arial" w:hAnsi="Arial"/>
          <w:sz w:val="22"/>
        </w:rPr>
      </w:pPr>
    </w:p>
    <w:p w14:paraId="3A137220" w14:textId="77777777" w:rsidR="006B0745" w:rsidRPr="008F4938" w:rsidRDefault="006B0745" w:rsidP="006B0745">
      <w:pPr>
        <w:jc w:val="center"/>
        <w:rPr>
          <w:rFonts w:ascii="Arial" w:hAnsi="Arial"/>
          <w:b/>
          <w:sz w:val="28"/>
          <w:szCs w:val="28"/>
        </w:rPr>
      </w:pPr>
      <w:r w:rsidRPr="008F4938">
        <w:rPr>
          <w:rFonts w:ascii="Arial" w:hAnsi="Arial"/>
          <w:b/>
          <w:sz w:val="28"/>
          <w:szCs w:val="28"/>
        </w:rPr>
        <w:t xml:space="preserve">DISCLOSURE DOCUMENT </w:t>
      </w:r>
    </w:p>
    <w:p w14:paraId="170DF76A" w14:textId="77777777" w:rsidR="006B0745" w:rsidRPr="008F4938" w:rsidRDefault="006B0745" w:rsidP="006B0745">
      <w:pPr>
        <w:jc w:val="center"/>
        <w:rPr>
          <w:rFonts w:ascii="Arial" w:hAnsi="Arial"/>
          <w:b/>
          <w:sz w:val="28"/>
          <w:szCs w:val="28"/>
        </w:rPr>
      </w:pPr>
    </w:p>
    <w:p w14:paraId="0DD9636B" w14:textId="77777777" w:rsidR="006B0745" w:rsidRPr="008F4938" w:rsidRDefault="006B0745" w:rsidP="006B0745">
      <w:pPr>
        <w:jc w:val="center"/>
        <w:rPr>
          <w:rFonts w:ascii="Arial" w:hAnsi="Arial"/>
          <w:b/>
          <w:sz w:val="28"/>
          <w:szCs w:val="28"/>
        </w:rPr>
      </w:pPr>
      <w:r w:rsidRPr="008F4938">
        <w:rPr>
          <w:rFonts w:ascii="Arial" w:hAnsi="Arial"/>
          <w:b/>
          <w:sz w:val="28"/>
          <w:szCs w:val="28"/>
        </w:rPr>
        <w:t>OF</w:t>
      </w:r>
    </w:p>
    <w:p w14:paraId="67C7C567" w14:textId="77777777" w:rsidR="006B0745" w:rsidRPr="008F4938" w:rsidRDefault="006B0745" w:rsidP="006B0745">
      <w:pPr>
        <w:jc w:val="center"/>
        <w:rPr>
          <w:rFonts w:ascii="Arial" w:hAnsi="Arial"/>
          <w:b/>
          <w:sz w:val="28"/>
          <w:szCs w:val="28"/>
        </w:rPr>
      </w:pPr>
    </w:p>
    <w:p w14:paraId="75ECEFD5" w14:textId="77777777" w:rsidR="006B0745" w:rsidRPr="008F4938" w:rsidRDefault="006B0745" w:rsidP="006B0745">
      <w:pPr>
        <w:jc w:val="center"/>
        <w:rPr>
          <w:rFonts w:ascii="Arial" w:hAnsi="Arial"/>
          <w:b/>
          <w:sz w:val="28"/>
          <w:szCs w:val="28"/>
        </w:rPr>
      </w:pPr>
      <w:r w:rsidRPr="008F4938">
        <w:rPr>
          <w:rFonts w:ascii="Arial" w:hAnsi="Arial"/>
          <w:b/>
          <w:sz w:val="28"/>
          <w:szCs w:val="28"/>
        </w:rPr>
        <w:t>RYAN DEGARIS</w:t>
      </w:r>
    </w:p>
    <w:p w14:paraId="1DB9C268" w14:textId="77777777" w:rsidR="006B0745" w:rsidRPr="008F4938" w:rsidRDefault="006B0745" w:rsidP="006B0745">
      <w:pPr>
        <w:jc w:val="center"/>
        <w:rPr>
          <w:rFonts w:ascii="Arial" w:hAnsi="Arial"/>
          <w:b/>
          <w:sz w:val="28"/>
          <w:szCs w:val="28"/>
        </w:rPr>
      </w:pPr>
    </w:p>
    <w:p w14:paraId="7A63C55A" w14:textId="77777777" w:rsidR="006B0745" w:rsidRPr="008F4938" w:rsidRDefault="006B0745" w:rsidP="006B0745">
      <w:pPr>
        <w:jc w:val="center"/>
        <w:rPr>
          <w:rFonts w:ascii="Arial" w:hAnsi="Arial"/>
          <w:b/>
          <w:sz w:val="28"/>
          <w:szCs w:val="28"/>
        </w:rPr>
      </w:pPr>
      <w:r w:rsidRPr="008F4938">
        <w:rPr>
          <w:rFonts w:ascii="Arial" w:hAnsi="Arial"/>
          <w:b/>
          <w:sz w:val="28"/>
          <w:szCs w:val="28"/>
        </w:rPr>
        <w:t>A COMMODITY TRADING ADVISOR</w:t>
      </w:r>
    </w:p>
    <w:p w14:paraId="60970907" w14:textId="77777777" w:rsidR="006B0745" w:rsidRDefault="006B0745" w:rsidP="006B0745">
      <w:pPr>
        <w:pBdr>
          <w:bottom w:val="single" w:sz="12" w:space="1" w:color="auto"/>
        </w:pBdr>
        <w:jc w:val="center"/>
        <w:rPr>
          <w:rFonts w:ascii="Arial" w:hAnsi="Arial"/>
          <w:b/>
          <w:sz w:val="22"/>
        </w:rPr>
      </w:pPr>
    </w:p>
    <w:p w14:paraId="1D422AC9" w14:textId="77777777" w:rsidR="006B0745" w:rsidRDefault="006B0745" w:rsidP="006B0745">
      <w:pPr>
        <w:jc w:val="both"/>
        <w:rPr>
          <w:rFonts w:ascii="Arial" w:hAnsi="Arial"/>
          <w:sz w:val="22"/>
        </w:rPr>
      </w:pPr>
    </w:p>
    <w:p w14:paraId="0E702150" w14:textId="2E368267" w:rsidR="006B0745" w:rsidRPr="008F4938" w:rsidRDefault="00F0407D" w:rsidP="006B0745">
      <w:pPr>
        <w:jc w:val="center"/>
        <w:rPr>
          <w:rFonts w:ascii="Arial" w:hAnsi="Arial"/>
          <w:szCs w:val="24"/>
        </w:rPr>
      </w:pPr>
      <w:r>
        <w:rPr>
          <w:rFonts w:ascii="Arial" w:hAnsi="Arial"/>
          <w:szCs w:val="24"/>
        </w:rPr>
        <w:t>44885 Bouchaine St</w:t>
      </w:r>
      <w:r w:rsidR="00426B26">
        <w:rPr>
          <w:rFonts w:ascii="Arial" w:hAnsi="Arial"/>
          <w:szCs w:val="24"/>
        </w:rPr>
        <w:t xml:space="preserve"> </w:t>
      </w:r>
    </w:p>
    <w:p w14:paraId="7EBAA7B1" w14:textId="2AF97829" w:rsidR="006B0745" w:rsidRPr="008F4938" w:rsidRDefault="00F0407D" w:rsidP="006B0745">
      <w:pPr>
        <w:jc w:val="center"/>
        <w:rPr>
          <w:rFonts w:ascii="Arial" w:hAnsi="Arial"/>
          <w:szCs w:val="24"/>
        </w:rPr>
      </w:pPr>
      <w:r>
        <w:rPr>
          <w:rFonts w:ascii="Arial" w:hAnsi="Arial"/>
          <w:szCs w:val="24"/>
        </w:rPr>
        <w:t>Temecula</w:t>
      </w:r>
      <w:r w:rsidR="006B0745" w:rsidRPr="008F4938">
        <w:rPr>
          <w:rFonts w:ascii="Arial" w:hAnsi="Arial"/>
          <w:szCs w:val="24"/>
        </w:rPr>
        <w:t>, CA  9</w:t>
      </w:r>
      <w:r w:rsidR="00426B26">
        <w:rPr>
          <w:rFonts w:ascii="Arial" w:hAnsi="Arial"/>
          <w:szCs w:val="24"/>
        </w:rPr>
        <w:t>2</w:t>
      </w:r>
      <w:r>
        <w:rPr>
          <w:rFonts w:ascii="Arial" w:hAnsi="Arial"/>
          <w:szCs w:val="24"/>
        </w:rPr>
        <w:t>592</w:t>
      </w:r>
    </w:p>
    <w:p w14:paraId="59C022E4" w14:textId="77777777" w:rsidR="006B0745" w:rsidRPr="008F4938" w:rsidRDefault="006B0745" w:rsidP="006B0745">
      <w:pPr>
        <w:jc w:val="center"/>
        <w:rPr>
          <w:rFonts w:ascii="Arial" w:hAnsi="Arial"/>
          <w:szCs w:val="24"/>
        </w:rPr>
      </w:pPr>
      <w:r w:rsidRPr="008F4938">
        <w:rPr>
          <w:rFonts w:ascii="Arial" w:hAnsi="Arial"/>
          <w:szCs w:val="24"/>
        </w:rPr>
        <w:t>(951) 813-0953</w:t>
      </w:r>
    </w:p>
    <w:p w14:paraId="3B076CC1" w14:textId="77777777" w:rsidR="006B0745" w:rsidRDefault="00000000" w:rsidP="006B0745">
      <w:pPr>
        <w:pBdr>
          <w:bottom w:val="single" w:sz="12" w:space="1" w:color="auto"/>
        </w:pBdr>
        <w:jc w:val="center"/>
        <w:rPr>
          <w:rFonts w:ascii="Arial" w:hAnsi="Arial"/>
          <w:szCs w:val="24"/>
        </w:rPr>
      </w:pPr>
      <w:hyperlink r:id="rId8" w:history="1">
        <w:r w:rsidR="00D54086" w:rsidRPr="00D62667">
          <w:rPr>
            <w:rStyle w:val="Hyperlink"/>
            <w:szCs w:val="24"/>
          </w:rPr>
          <w:t>rdegaris@hotmail.com</w:t>
        </w:r>
      </w:hyperlink>
    </w:p>
    <w:p w14:paraId="26E3FF7B" w14:textId="77777777" w:rsidR="006B0745" w:rsidRDefault="006B0745" w:rsidP="006B0745">
      <w:pPr>
        <w:pBdr>
          <w:bottom w:val="single" w:sz="12" w:space="1" w:color="auto"/>
        </w:pBdr>
        <w:jc w:val="center"/>
        <w:rPr>
          <w:rFonts w:ascii="Arial" w:hAnsi="Arial"/>
          <w:szCs w:val="24"/>
        </w:rPr>
      </w:pPr>
    </w:p>
    <w:p w14:paraId="13CCE395" w14:textId="77777777" w:rsidR="006B0745" w:rsidRPr="008F4938" w:rsidRDefault="006B0745" w:rsidP="006B0745">
      <w:pPr>
        <w:jc w:val="center"/>
        <w:rPr>
          <w:rFonts w:ascii="Arial" w:hAnsi="Arial"/>
          <w:szCs w:val="24"/>
        </w:rPr>
      </w:pPr>
    </w:p>
    <w:p w14:paraId="36439310" w14:textId="77777777" w:rsidR="006B0745" w:rsidRDefault="006B0745" w:rsidP="006B0745">
      <w:pPr>
        <w:tabs>
          <w:tab w:val="left" w:pos="0"/>
          <w:tab w:val="left" w:pos="8499"/>
          <w:tab w:val="left" w:pos="8640"/>
        </w:tabs>
        <w:jc w:val="center"/>
        <w:rPr>
          <w:rFonts w:ascii="Arial" w:hAnsi="Arial"/>
          <w:sz w:val="22"/>
        </w:rPr>
      </w:pPr>
    </w:p>
    <w:p w14:paraId="596D8EAC" w14:textId="77777777" w:rsidR="006B0745" w:rsidRDefault="006B0745" w:rsidP="006B0745">
      <w:pPr>
        <w:pStyle w:val="Heading4"/>
        <w:tabs>
          <w:tab w:val="left" w:pos="0"/>
          <w:tab w:val="left" w:pos="8499"/>
          <w:tab w:val="left" w:pos="8640"/>
        </w:tabs>
        <w:rPr>
          <w:bCs/>
          <w:sz w:val="28"/>
        </w:rPr>
      </w:pPr>
      <w:r>
        <w:rPr>
          <w:bCs/>
          <w:sz w:val="28"/>
        </w:rPr>
        <w:t>CYCLE TWIN PROGRAM</w:t>
      </w:r>
    </w:p>
    <w:p w14:paraId="5B074FB9" w14:textId="77777777" w:rsidR="006B0745" w:rsidRPr="0042466A" w:rsidRDefault="006B0745" w:rsidP="006B0745">
      <w:pPr>
        <w:jc w:val="center"/>
        <w:rPr>
          <w:rFonts w:ascii="Arial" w:hAnsi="Arial" w:cs="Arial"/>
          <w:sz w:val="28"/>
          <w:szCs w:val="28"/>
        </w:rPr>
      </w:pPr>
      <w:r w:rsidRPr="0042466A">
        <w:rPr>
          <w:rFonts w:ascii="Arial" w:hAnsi="Arial" w:cs="Arial"/>
          <w:b/>
          <w:sz w:val="28"/>
          <w:szCs w:val="28"/>
        </w:rPr>
        <w:t>$</w:t>
      </w:r>
      <w:r w:rsidR="00417930">
        <w:rPr>
          <w:rFonts w:ascii="Arial" w:hAnsi="Arial" w:cs="Arial"/>
          <w:b/>
          <w:sz w:val="28"/>
          <w:szCs w:val="28"/>
        </w:rPr>
        <w:t>25</w:t>
      </w:r>
      <w:r w:rsidRPr="0042466A">
        <w:rPr>
          <w:rFonts w:ascii="Arial" w:hAnsi="Arial" w:cs="Arial"/>
          <w:b/>
          <w:sz w:val="28"/>
          <w:szCs w:val="28"/>
        </w:rPr>
        <w:t>,000 MINIMUM INVESTMENT</w:t>
      </w:r>
    </w:p>
    <w:p w14:paraId="428A53FC" w14:textId="77777777" w:rsidR="006B0745" w:rsidRDefault="006B0745" w:rsidP="006B0745">
      <w:pPr>
        <w:tabs>
          <w:tab w:val="left" w:pos="0"/>
          <w:tab w:val="left" w:pos="8499"/>
          <w:tab w:val="left" w:pos="8640"/>
        </w:tabs>
        <w:rPr>
          <w:rFonts w:ascii="Arial" w:hAnsi="Arial"/>
          <w:sz w:val="28"/>
        </w:rPr>
      </w:pPr>
    </w:p>
    <w:p w14:paraId="4FC4B3FA" w14:textId="77777777" w:rsidR="006B0745" w:rsidRDefault="006B0745" w:rsidP="006B0745">
      <w:pPr>
        <w:tabs>
          <w:tab w:val="left" w:pos="0"/>
          <w:tab w:val="left" w:pos="8499"/>
          <w:tab w:val="left" w:pos="8640"/>
        </w:tabs>
        <w:jc w:val="both"/>
        <w:rPr>
          <w:rFonts w:ascii="Arial" w:hAnsi="Arial"/>
          <w:sz w:val="22"/>
        </w:rPr>
      </w:pPr>
    </w:p>
    <w:p w14:paraId="483957F5" w14:textId="77777777" w:rsidR="006B0745" w:rsidRPr="008F4938" w:rsidRDefault="006B0745" w:rsidP="006B0745">
      <w:pPr>
        <w:pStyle w:val="BodyText2"/>
        <w:tabs>
          <w:tab w:val="clear" w:pos="0"/>
          <w:tab w:val="clear" w:pos="8499"/>
          <w:tab w:val="clear" w:pos="8640"/>
        </w:tabs>
        <w:ind w:left="720" w:right="706"/>
        <w:jc w:val="both"/>
        <w:rPr>
          <w:sz w:val="24"/>
          <w:szCs w:val="24"/>
        </w:rPr>
      </w:pPr>
      <w:r w:rsidRPr="008F4938">
        <w:rPr>
          <w:sz w:val="24"/>
          <w:szCs w:val="24"/>
        </w:rPr>
        <w:t xml:space="preserve">THE COMMODITY FUTURES TRADING COMMISSION HAS NOT PASSED UPON THE MERITS OF PARTICIPATING IN THIS TRADING </w:t>
      </w:r>
      <w:r w:rsidRPr="008F4938">
        <w:rPr>
          <w:spacing w:val="-4"/>
          <w:sz w:val="24"/>
          <w:szCs w:val="24"/>
        </w:rPr>
        <w:t>PROGRAM NOR HAS THE COMMISSION PASSED ON THE ADEQUACY</w:t>
      </w:r>
      <w:r w:rsidRPr="008F4938">
        <w:rPr>
          <w:sz w:val="24"/>
          <w:szCs w:val="24"/>
        </w:rPr>
        <w:t xml:space="preserve"> OR ACCURACY OF THIS DISCLOSURE DOCUMENT.</w:t>
      </w:r>
    </w:p>
    <w:p w14:paraId="5AF03F8C" w14:textId="77777777" w:rsidR="006B0745" w:rsidRPr="008F4938" w:rsidRDefault="006B0745" w:rsidP="006B0745">
      <w:pPr>
        <w:pStyle w:val="TOC1"/>
        <w:tabs>
          <w:tab w:val="clear" w:pos="9000"/>
          <w:tab w:val="left" w:pos="0"/>
          <w:tab w:val="left" w:pos="8499"/>
          <w:tab w:val="left" w:pos="8640"/>
        </w:tabs>
        <w:rPr>
          <w:sz w:val="24"/>
          <w:szCs w:val="24"/>
        </w:rPr>
      </w:pPr>
    </w:p>
    <w:p w14:paraId="4DC2CD21" w14:textId="77777777" w:rsidR="006B0745" w:rsidRPr="008F4938" w:rsidRDefault="006B0745" w:rsidP="006B0745">
      <w:pPr>
        <w:tabs>
          <w:tab w:val="left" w:pos="0"/>
          <w:tab w:val="left" w:pos="8499"/>
          <w:tab w:val="left" w:pos="8640"/>
        </w:tabs>
        <w:rPr>
          <w:rFonts w:ascii="Arial" w:hAnsi="Arial"/>
          <w:szCs w:val="24"/>
        </w:rPr>
      </w:pPr>
    </w:p>
    <w:p w14:paraId="45443AB6" w14:textId="77777777" w:rsidR="006B0745" w:rsidRPr="008F4938" w:rsidRDefault="006B0745" w:rsidP="006B0745">
      <w:pPr>
        <w:tabs>
          <w:tab w:val="left" w:pos="8460"/>
        </w:tabs>
        <w:ind w:left="720" w:right="720"/>
        <w:jc w:val="both"/>
        <w:rPr>
          <w:rFonts w:ascii="Arial" w:hAnsi="Arial"/>
          <w:szCs w:val="24"/>
        </w:rPr>
      </w:pPr>
      <w:r w:rsidRPr="008F4938">
        <w:rPr>
          <w:rFonts w:ascii="Arial" w:hAnsi="Arial"/>
          <w:szCs w:val="24"/>
        </w:rPr>
        <w:t xml:space="preserve">The delivery of this Disclosure Document does not imply that the information it contains is correct subsequent to the date shown below. No person is authorized by </w:t>
      </w:r>
      <w:r w:rsidRPr="008F4938">
        <w:rPr>
          <w:rFonts w:ascii="Arial" w:hAnsi="Arial"/>
          <w:b/>
          <w:szCs w:val="24"/>
        </w:rPr>
        <w:t xml:space="preserve">Ryan DeGaris </w:t>
      </w:r>
      <w:r w:rsidRPr="008F4938">
        <w:rPr>
          <w:rFonts w:ascii="Arial" w:hAnsi="Arial"/>
          <w:szCs w:val="24"/>
        </w:rPr>
        <w:t>to give any information or to make any representations not contained herein.</w:t>
      </w:r>
    </w:p>
    <w:p w14:paraId="658D3C25" w14:textId="77777777" w:rsidR="006B0745" w:rsidRDefault="006B0745" w:rsidP="006B0745">
      <w:pPr>
        <w:ind w:left="720" w:right="720" w:firstLine="720"/>
        <w:rPr>
          <w:rFonts w:ascii="Arial" w:hAnsi="Arial"/>
          <w:sz w:val="22"/>
        </w:rPr>
      </w:pPr>
    </w:p>
    <w:p w14:paraId="76494416" w14:textId="77777777" w:rsidR="006B0745" w:rsidRDefault="006B0745" w:rsidP="006B0745">
      <w:pPr>
        <w:tabs>
          <w:tab w:val="left" w:pos="0"/>
          <w:tab w:val="left" w:pos="8499"/>
          <w:tab w:val="left" w:pos="8640"/>
        </w:tabs>
        <w:rPr>
          <w:rFonts w:ascii="Arial" w:hAnsi="Arial"/>
          <w:sz w:val="22"/>
        </w:rPr>
      </w:pPr>
    </w:p>
    <w:p w14:paraId="73C5E85D" w14:textId="77777777" w:rsidR="00B90894" w:rsidRDefault="00B90894" w:rsidP="00B90894">
      <w:pPr>
        <w:tabs>
          <w:tab w:val="left" w:pos="0"/>
          <w:tab w:val="left" w:pos="7920"/>
          <w:tab w:val="left" w:pos="8499"/>
        </w:tabs>
        <w:ind w:right="720"/>
        <w:rPr>
          <w:rFonts w:ascii="Arial" w:hAnsi="Arial"/>
          <w:sz w:val="22"/>
        </w:rPr>
      </w:pPr>
    </w:p>
    <w:p w14:paraId="0A70390A" w14:textId="77777777" w:rsidR="006B0745" w:rsidRPr="008F4938" w:rsidRDefault="006B0745" w:rsidP="006B0745">
      <w:pPr>
        <w:jc w:val="center"/>
        <w:rPr>
          <w:rFonts w:ascii="Arial" w:hAnsi="Arial"/>
          <w:szCs w:val="24"/>
        </w:rPr>
      </w:pPr>
      <w:r w:rsidRPr="008F4938">
        <w:rPr>
          <w:rFonts w:ascii="Arial" w:hAnsi="Arial"/>
          <w:szCs w:val="24"/>
        </w:rPr>
        <w:t>The date of first intended use of this Disclosure Document is</w:t>
      </w:r>
    </w:p>
    <w:p w14:paraId="0E48F4DA" w14:textId="3A0A0A27" w:rsidR="00B90894" w:rsidRDefault="00A023D6" w:rsidP="00B90894">
      <w:pPr>
        <w:pStyle w:val="Header"/>
        <w:tabs>
          <w:tab w:val="clear" w:pos="4320"/>
          <w:tab w:val="clear" w:pos="8640"/>
        </w:tabs>
        <w:jc w:val="center"/>
        <w:rPr>
          <w:rFonts w:ascii="Arial" w:hAnsi="Arial"/>
          <w:b/>
          <w:color w:val="0033CC"/>
          <w:szCs w:val="24"/>
        </w:rPr>
      </w:pPr>
      <w:r>
        <w:rPr>
          <w:rFonts w:ascii="Arial" w:hAnsi="Arial"/>
          <w:b/>
          <w:color w:val="0033CC"/>
          <w:szCs w:val="24"/>
        </w:rPr>
        <w:t>MAY 1</w:t>
      </w:r>
      <w:r w:rsidRPr="0026404E">
        <w:rPr>
          <w:rFonts w:ascii="Arial" w:hAnsi="Arial"/>
          <w:b/>
          <w:color w:val="0033CC"/>
          <w:szCs w:val="24"/>
          <w:vertAlign w:val="superscript"/>
        </w:rPr>
        <w:t>st</w:t>
      </w:r>
      <w:r>
        <w:rPr>
          <w:rFonts w:ascii="Arial" w:hAnsi="Arial"/>
          <w:b/>
          <w:color w:val="0033CC"/>
          <w:szCs w:val="24"/>
        </w:rPr>
        <w:t xml:space="preserve"> 2024</w:t>
      </w:r>
    </w:p>
    <w:p w14:paraId="1FE5F5DC" w14:textId="77777777" w:rsidR="00B90894" w:rsidRDefault="00B90894" w:rsidP="00B90894">
      <w:pPr>
        <w:pStyle w:val="Header"/>
        <w:tabs>
          <w:tab w:val="clear" w:pos="4320"/>
          <w:tab w:val="clear" w:pos="8640"/>
        </w:tabs>
        <w:jc w:val="center"/>
        <w:rPr>
          <w:rFonts w:ascii="Arial" w:hAnsi="Arial"/>
          <w:sz w:val="22"/>
        </w:rPr>
      </w:pPr>
    </w:p>
    <w:p w14:paraId="1123B89F" w14:textId="77777777" w:rsidR="005A5B91" w:rsidRDefault="005A5B91" w:rsidP="00766D42">
      <w:pPr>
        <w:jc w:val="center"/>
        <w:rPr>
          <w:rFonts w:ascii="Arial" w:eastAsia="Garamond-Book" w:hAnsi="Arial" w:cs="Garamond-Book"/>
          <w:b/>
          <w:bCs/>
          <w:color w:val="292526"/>
          <w:sz w:val="28"/>
          <w:szCs w:val="28"/>
        </w:rPr>
      </w:pPr>
    </w:p>
    <w:p w14:paraId="5415C845" w14:textId="0B568472" w:rsidR="00766D42" w:rsidRDefault="00766D42" w:rsidP="00766D42">
      <w:pPr>
        <w:jc w:val="center"/>
        <w:rPr>
          <w:rFonts w:ascii="Arial" w:eastAsia="Garamond-Book" w:hAnsi="Arial" w:cs="Garamond-Book"/>
          <w:b/>
          <w:bCs/>
          <w:color w:val="292526"/>
          <w:sz w:val="28"/>
          <w:szCs w:val="28"/>
        </w:rPr>
      </w:pPr>
      <w:r>
        <w:rPr>
          <w:rFonts w:ascii="Arial" w:eastAsia="Garamond-Book" w:hAnsi="Arial" w:cs="Garamond-Book"/>
          <w:b/>
          <w:bCs/>
          <w:color w:val="292526"/>
          <w:sz w:val="28"/>
          <w:szCs w:val="28"/>
        </w:rPr>
        <w:lastRenderedPageBreak/>
        <w:t>RISK DISCLOSURE STATEMENT</w:t>
      </w:r>
    </w:p>
    <w:p w14:paraId="62B0E69E" w14:textId="77777777" w:rsidR="00766D42" w:rsidRDefault="00766D42" w:rsidP="00766D42">
      <w:pPr>
        <w:rPr>
          <w:rFonts w:ascii="Arial" w:eastAsia="Garamond-Book" w:hAnsi="Arial" w:cs="Garamond-Book"/>
          <w:b/>
          <w:bCs/>
          <w:color w:val="292526"/>
          <w:sz w:val="22"/>
          <w:szCs w:val="22"/>
        </w:rPr>
      </w:pPr>
    </w:p>
    <w:p w14:paraId="378C164A" w14:textId="77777777" w:rsidR="00766D42" w:rsidRDefault="00766D42" w:rsidP="00766D42">
      <w:pPr>
        <w:pStyle w:val="BodyTextIndent"/>
        <w:ind w:firstLine="0"/>
        <w:rPr>
          <w:rFonts w:ascii="Arial" w:hAnsi="Arial"/>
          <w:sz w:val="22"/>
        </w:rPr>
      </w:pPr>
      <w:r>
        <w:rPr>
          <w:rFonts w:ascii="Arial" w:hAnsi="Arial"/>
          <w:sz w:val="22"/>
        </w:rPr>
        <w:t>THE RISK OF LOSS IN TRADING COMMODIT</w:t>
      </w:r>
      <w:r w:rsidR="00436DA8">
        <w:rPr>
          <w:rFonts w:ascii="Arial" w:hAnsi="Arial"/>
          <w:sz w:val="22"/>
        </w:rPr>
        <w:t>Y INTERESTS</w:t>
      </w:r>
      <w:r>
        <w:rPr>
          <w:rFonts w:ascii="Arial" w:hAnsi="Arial"/>
          <w:sz w:val="22"/>
        </w:rPr>
        <w:t xml:space="preserve"> CAN BE SUBSTANTIAL.  YOU SHOULD THEREFORE CAREFULLY CONSIDER WHETHER SUCH TRADING IS SUITABLE FOR YOU IN LIGHT OF YOUR FINANCIAL CONDITION.  IN CONSIDERING WHETHER TO TRADE OR TO AUTHORIZE SOMEONE ELSE TO TRADE FOR YOU, YOU SHOULD BE AWARE OF THE FOLLOWING:</w:t>
      </w:r>
    </w:p>
    <w:p w14:paraId="143FD506" w14:textId="77777777" w:rsidR="00766D42" w:rsidRDefault="00766D42" w:rsidP="00766D42">
      <w:pPr>
        <w:spacing w:line="300" w:lineRule="auto"/>
        <w:rPr>
          <w:rFonts w:ascii="Arial" w:hAnsi="Arial"/>
          <w:b/>
          <w:sz w:val="22"/>
        </w:rPr>
      </w:pPr>
    </w:p>
    <w:p w14:paraId="6FDC0D3C" w14:textId="77777777" w:rsidR="00436DA8" w:rsidRDefault="00766D42" w:rsidP="00766D42">
      <w:pPr>
        <w:spacing w:line="300" w:lineRule="auto"/>
        <w:rPr>
          <w:rFonts w:ascii="Arial" w:hAnsi="Arial"/>
          <w:b/>
          <w:sz w:val="22"/>
        </w:rPr>
      </w:pPr>
      <w:r>
        <w:rPr>
          <w:rFonts w:ascii="Arial" w:hAnsi="Arial"/>
          <w:b/>
          <w:sz w:val="22"/>
        </w:rPr>
        <w:t>IF YOU PURCHASE A COMMODITY OPTION, YOU MAY SUSTAIN A TOTAL LOSS OF THE PREMIUM AND OF ALL TRANSACTION COSTS.</w:t>
      </w:r>
    </w:p>
    <w:p w14:paraId="67F4B0A1" w14:textId="77777777" w:rsidR="00436DA8" w:rsidRDefault="00436DA8" w:rsidP="00766D42">
      <w:pPr>
        <w:spacing w:line="300" w:lineRule="auto"/>
        <w:rPr>
          <w:rFonts w:ascii="Arial" w:hAnsi="Arial"/>
          <w:b/>
          <w:sz w:val="22"/>
        </w:rPr>
      </w:pPr>
    </w:p>
    <w:p w14:paraId="3128F7D1" w14:textId="77777777" w:rsidR="00436DA8" w:rsidRPr="00436DA8" w:rsidRDefault="00436DA8" w:rsidP="00436DA8">
      <w:pPr>
        <w:spacing w:line="300" w:lineRule="auto"/>
        <w:rPr>
          <w:rFonts w:ascii="Arial" w:hAnsi="Arial"/>
          <w:b/>
          <w:sz w:val="22"/>
        </w:rPr>
      </w:pPr>
    </w:p>
    <w:p w14:paraId="0BB7D2EA" w14:textId="77777777" w:rsidR="00766D42" w:rsidRDefault="00436DA8" w:rsidP="00436DA8">
      <w:pPr>
        <w:spacing w:line="300" w:lineRule="auto"/>
        <w:rPr>
          <w:rFonts w:ascii="Arial" w:hAnsi="Arial"/>
          <w:b/>
          <w:sz w:val="22"/>
        </w:rPr>
      </w:pPr>
      <w:r w:rsidRPr="00436DA8">
        <w:rPr>
          <w:rFonts w:ascii="Arial" w:hAnsi="Arial"/>
          <w:b/>
          <w:sz w:val="22"/>
        </w:rPr>
        <w:t>IF YOU PURCHASE OR SELL A COMMODITY FUTURES CONTRACT OR SELL A COMMODITY OPTION OR ENGAGE IN OFF-EXCHANGE FOREIGN CURRENCY TRADING YOU MAY SUSTAIN A TOTAL LOSS OF THE INITIAL MARGIN FUNDS OR SECURITY DEPOSIT AND ANY ADDITIONAL FUNDS THAT YOU DEPOSIT WITH YOUR BROKER TO ESTABLISH OR MAINTAIN YOUR POSITION. IF THE MARKET MOVES AGAINST YOUR POSITION, YOU MAY BE CALLED UPON BY YOUR BROKER TO DEPOSIT A SUBSTANTIAL AMOUNT OF ADDITIONAL MARGIN FUNDS, ON SHORT NOTICE, IN ORDER TO MAINTAIN YOUR POSITION. IF YOU DO NOT PROVIDE THE REQUESTED FUNDS WITHIN THE PRESCRIBED TIME, YOUR POSITION MAY BE LIQUIDATED AT A LOSS, AND YOU WILL BE LIABLE FOR ANY RESULTING DEFICIT IN YOUR ACCOUNT</w:t>
      </w:r>
      <w:r w:rsidR="00766D42">
        <w:rPr>
          <w:rFonts w:ascii="Arial" w:hAnsi="Arial"/>
          <w:b/>
          <w:sz w:val="22"/>
        </w:rPr>
        <w:t xml:space="preserve"> </w:t>
      </w:r>
    </w:p>
    <w:p w14:paraId="26230126" w14:textId="77777777" w:rsidR="00766D42" w:rsidRDefault="00766D42" w:rsidP="00766D42">
      <w:pPr>
        <w:spacing w:line="300" w:lineRule="auto"/>
        <w:rPr>
          <w:rFonts w:ascii="Arial" w:hAnsi="Arial"/>
          <w:b/>
          <w:sz w:val="22"/>
        </w:rPr>
      </w:pPr>
    </w:p>
    <w:p w14:paraId="27EFD3BE" w14:textId="77777777" w:rsidR="00766D42" w:rsidRDefault="00766D42" w:rsidP="00766D42">
      <w:pPr>
        <w:spacing w:line="300" w:lineRule="auto"/>
        <w:rPr>
          <w:rFonts w:ascii="Arial" w:hAnsi="Arial"/>
          <w:b/>
          <w:sz w:val="22"/>
        </w:rPr>
      </w:pPr>
    </w:p>
    <w:p w14:paraId="369AD7B2" w14:textId="77777777" w:rsidR="00766D42" w:rsidRDefault="00766D42" w:rsidP="00766D42">
      <w:pPr>
        <w:spacing w:line="300" w:lineRule="auto"/>
        <w:rPr>
          <w:rFonts w:ascii="Arial" w:hAnsi="Arial"/>
          <w:b/>
          <w:sz w:val="22"/>
        </w:rPr>
      </w:pPr>
      <w:r>
        <w:rPr>
          <w:rFonts w:ascii="Arial" w:hAnsi="Arial"/>
          <w:b/>
          <w:sz w:val="22"/>
        </w:rPr>
        <w:t>UNDER CERTAIN MARKET CONDITIONS, YOU MAY FIND IT DIFFICULT OR IMPOSSIBLE TO LIQUIDATE A POSITION.  THIS CAN OCCUR, FOR EXAMPLE, WHEN THE MARKET MAKES A “LIMIT MOVE.”</w:t>
      </w:r>
    </w:p>
    <w:p w14:paraId="6D519FED" w14:textId="77777777" w:rsidR="00766D42" w:rsidRDefault="00766D42" w:rsidP="00766D42">
      <w:pPr>
        <w:spacing w:line="300" w:lineRule="auto"/>
        <w:rPr>
          <w:rFonts w:ascii="Arial" w:hAnsi="Arial"/>
          <w:b/>
          <w:sz w:val="22"/>
        </w:rPr>
      </w:pPr>
    </w:p>
    <w:p w14:paraId="6F714640" w14:textId="77777777" w:rsidR="00766D42" w:rsidRDefault="00766D42" w:rsidP="00766D42">
      <w:pPr>
        <w:spacing w:line="300" w:lineRule="auto"/>
        <w:rPr>
          <w:rFonts w:ascii="Arial" w:hAnsi="Arial"/>
          <w:b/>
          <w:sz w:val="22"/>
        </w:rPr>
      </w:pPr>
      <w:r>
        <w:rPr>
          <w:rFonts w:ascii="Arial" w:hAnsi="Arial"/>
          <w:b/>
          <w:sz w:val="22"/>
        </w:rPr>
        <w:t>THE PLACEMENT OF CONTINGENT ORDERS BY YOU OR YOUR TRADING ADVISOR, SUCH AS A “STOP-LOSS” OR “STOP-LIMIT” ORDER, WILL NOT NECESSARILY LIMIT YOUR LOSSES TO THE INTENDED AMOUNTS, SINCE MARKET CONDITIONS MAY MAKE IT IMPOSSIBLE TO EXECUTE SUCH ORDERS.</w:t>
      </w:r>
    </w:p>
    <w:p w14:paraId="67A0E887" w14:textId="77777777" w:rsidR="00766D42" w:rsidRDefault="00766D42" w:rsidP="00766D42">
      <w:pPr>
        <w:spacing w:line="300" w:lineRule="auto"/>
        <w:rPr>
          <w:rFonts w:ascii="Arial" w:hAnsi="Arial"/>
          <w:b/>
          <w:sz w:val="22"/>
        </w:rPr>
      </w:pPr>
    </w:p>
    <w:p w14:paraId="230576CF" w14:textId="77777777" w:rsidR="00766D42" w:rsidRDefault="00766D42" w:rsidP="00766D42">
      <w:pPr>
        <w:spacing w:line="300" w:lineRule="auto"/>
        <w:rPr>
          <w:rFonts w:ascii="Arial" w:hAnsi="Arial"/>
          <w:b/>
          <w:sz w:val="22"/>
        </w:rPr>
      </w:pPr>
      <w:r>
        <w:rPr>
          <w:rFonts w:ascii="Arial" w:hAnsi="Arial"/>
          <w:b/>
          <w:sz w:val="22"/>
        </w:rPr>
        <w:t xml:space="preserve">A “SPREAD” POSITION MAY NOT BE LESS RISKY THAN A SIMPLE “LONG” OR </w:t>
      </w:r>
      <w:r>
        <w:rPr>
          <w:rFonts w:ascii="Arial" w:hAnsi="Arial"/>
          <w:b/>
          <w:sz w:val="22"/>
        </w:rPr>
        <w:lastRenderedPageBreak/>
        <w:t>“SHORT” POSITION.</w:t>
      </w:r>
    </w:p>
    <w:p w14:paraId="23ABAF07" w14:textId="77777777" w:rsidR="00766D42" w:rsidRDefault="00766D42" w:rsidP="00766D42">
      <w:pPr>
        <w:spacing w:line="300" w:lineRule="auto"/>
        <w:rPr>
          <w:rFonts w:ascii="Arial" w:hAnsi="Arial"/>
          <w:b/>
          <w:sz w:val="22"/>
        </w:rPr>
      </w:pPr>
    </w:p>
    <w:p w14:paraId="0C66727E" w14:textId="77777777" w:rsidR="00766D42" w:rsidRDefault="00766D42" w:rsidP="00766D42">
      <w:pPr>
        <w:spacing w:line="300" w:lineRule="auto"/>
        <w:rPr>
          <w:rFonts w:ascii="Arial" w:hAnsi="Arial"/>
          <w:b/>
          <w:sz w:val="22"/>
        </w:rPr>
      </w:pPr>
      <w:r>
        <w:rPr>
          <w:rFonts w:ascii="Arial" w:hAnsi="Arial"/>
          <w:b/>
          <w:sz w:val="22"/>
        </w:rPr>
        <w:t>THE HIGH DEGREE OF LEVERAGE THAT IS OFTEN OBTAINABLE IN</w:t>
      </w:r>
    </w:p>
    <w:p w14:paraId="5143022C" w14:textId="77777777" w:rsidR="00766D42" w:rsidRDefault="00766D42" w:rsidP="00766D42">
      <w:pPr>
        <w:spacing w:line="300" w:lineRule="auto"/>
        <w:rPr>
          <w:rFonts w:ascii="Arial" w:hAnsi="Arial"/>
          <w:b/>
          <w:sz w:val="22"/>
        </w:rPr>
      </w:pPr>
      <w:r>
        <w:rPr>
          <w:rFonts w:ascii="Arial" w:hAnsi="Arial"/>
          <w:b/>
          <w:sz w:val="22"/>
        </w:rPr>
        <w:t xml:space="preserve">COMMODITY </w:t>
      </w:r>
      <w:r w:rsidR="005220B9">
        <w:rPr>
          <w:rFonts w:ascii="Arial" w:hAnsi="Arial"/>
          <w:b/>
          <w:sz w:val="22"/>
        </w:rPr>
        <w:t xml:space="preserve">INTEREST </w:t>
      </w:r>
      <w:r>
        <w:rPr>
          <w:rFonts w:ascii="Arial" w:hAnsi="Arial"/>
          <w:b/>
          <w:sz w:val="22"/>
        </w:rPr>
        <w:t>TRADING CAN WORK AGAINST YOU, AS WELL AS FOR YOU.  THE USE OF LEVERAGE CAN LEAD TO LARGE LOSSES AS WELL AS GAINS.</w:t>
      </w:r>
    </w:p>
    <w:p w14:paraId="12B726E2" w14:textId="77777777" w:rsidR="00766D42" w:rsidRDefault="00766D42" w:rsidP="00766D42">
      <w:pPr>
        <w:spacing w:line="300" w:lineRule="auto"/>
        <w:rPr>
          <w:rFonts w:ascii="Arial" w:hAnsi="Arial"/>
          <w:b/>
          <w:sz w:val="22"/>
        </w:rPr>
      </w:pPr>
    </w:p>
    <w:p w14:paraId="175B57DD" w14:textId="4981DF48" w:rsidR="00766D42" w:rsidRDefault="00766D42" w:rsidP="00766D42">
      <w:pPr>
        <w:spacing w:line="300" w:lineRule="auto"/>
        <w:rPr>
          <w:rFonts w:ascii="Arial" w:hAnsi="Arial"/>
          <w:b/>
          <w:sz w:val="22"/>
        </w:rPr>
      </w:pPr>
      <w:r>
        <w:rPr>
          <w:rFonts w:ascii="Arial" w:hAnsi="Arial"/>
          <w:b/>
          <w:sz w:val="22"/>
        </w:rPr>
        <w:t>IN SOME CASES, MANAGED COMMODITY ACCOUNTS ARE SUBJECT TO SUBSTANTIAL CHARGES FOR MANAGEMENT AND ADVISORY FEES.  IT MAY BE NECESSARY FOR THOSE ACCOUNTS THAT ARE SUBJECT TO THESE CHARGES TO MAKE SUBSTANTIAL TRADING PROFITS TO AVOID DEPLETION OR EXHAUSTION OF THEIR ASSETS.  THIS DISCLOSURE DOCUMENT CONTAINS, AT PAGE</w:t>
      </w:r>
      <w:r w:rsidR="00924F29">
        <w:rPr>
          <w:rFonts w:ascii="Arial" w:hAnsi="Arial"/>
          <w:b/>
          <w:sz w:val="22"/>
        </w:rPr>
        <w:t xml:space="preserve"> </w:t>
      </w:r>
      <w:r w:rsidR="000B2B49">
        <w:rPr>
          <w:rFonts w:ascii="Arial" w:hAnsi="Arial"/>
          <w:b/>
          <w:sz w:val="22"/>
        </w:rPr>
        <w:t>1</w:t>
      </w:r>
      <w:r w:rsidR="001A00B1">
        <w:rPr>
          <w:rFonts w:ascii="Arial" w:hAnsi="Arial"/>
          <w:b/>
          <w:sz w:val="22"/>
        </w:rPr>
        <w:t>4</w:t>
      </w:r>
      <w:r>
        <w:rPr>
          <w:rFonts w:ascii="Arial" w:hAnsi="Arial"/>
          <w:b/>
          <w:sz w:val="22"/>
        </w:rPr>
        <w:t>, A COMPLETE DESCRIPTION OF EACH FEE TO BE CHARGED TO YOUR ACCOUNT BY THE COMMODITY TRADING ADVISOR.</w:t>
      </w:r>
    </w:p>
    <w:p w14:paraId="26466FC3" w14:textId="77777777" w:rsidR="00766D42" w:rsidRDefault="00766D42" w:rsidP="00766D42">
      <w:pPr>
        <w:spacing w:line="300" w:lineRule="auto"/>
        <w:rPr>
          <w:rFonts w:ascii="Arial" w:hAnsi="Arial"/>
          <w:b/>
          <w:sz w:val="22"/>
        </w:rPr>
      </w:pPr>
    </w:p>
    <w:p w14:paraId="773A4156" w14:textId="77777777" w:rsidR="00CE01B4" w:rsidRDefault="00CE01B4" w:rsidP="00766D42">
      <w:pPr>
        <w:autoSpaceDE w:val="0"/>
        <w:spacing w:line="300" w:lineRule="auto"/>
        <w:rPr>
          <w:rFonts w:ascii="Arial" w:hAnsi="Arial"/>
          <w:b/>
          <w:sz w:val="22"/>
        </w:rPr>
      </w:pPr>
    </w:p>
    <w:p w14:paraId="10E9749C" w14:textId="77777777" w:rsidR="009F32ED" w:rsidRDefault="001F6157">
      <w:pPr>
        <w:autoSpaceDE w:val="0"/>
        <w:spacing w:line="300" w:lineRule="auto"/>
        <w:rPr>
          <w:rFonts w:ascii="Arial" w:hAnsi="Arial"/>
          <w:b/>
          <w:sz w:val="22"/>
        </w:rPr>
      </w:pPr>
      <w:r w:rsidRPr="001F6157">
        <w:rPr>
          <w:rFonts w:ascii="Arial" w:hAnsi="Arial"/>
          <w:b/>
          <w:sz w:val="22"/>
        </w:rPr>
        <w:t>THIS BRIEF STATEMENT CANNOT DISCLOSE ALL THE RISKS</w:t>
      </w:r>
      <w:r w:rsidR="00CE01B4">
        <w:rPr>
          <w:rFonts w:ascii="Arial" w:hAnsi="Arial"/>
          <w:b/>
          <w:sz w:val="22"/>
        </w:rPr>
        <w:t xml:space="preserve"> </w:t>
      </w:r>
      <w:r w:rsidRPr="001F6157">
        <w:rPr>
          <w:rFonts w:ascii="Arial" w:hAnsi="Arial"/>
          <w:b/>
          <w:sz w:val="22"/>
        </w:rPr>
        <w:t>AND OTHER SIGNIFICANT ASPECTS OF THE COMMODITY</w:t>
      </w:r>
      <w:r w:rsidR="00CE01B4">
        <w:rPr>
          <w:rFonts w:ascii="Arial" w:hAnsi="Arial"/>
          <w:b/>
          <w:sz w:val="22"/>
        </w:rPr>
        <w:t xml:space="preserve"> </w:t>
      </w:r>
      <w:r w:rsidRPr="001F6157">
        <w:rPr>
          <w:rFonts w:ascii="Arial" w:hAnsi="Arial"/>
          <w:b/>
          <w:sz w:val="22"/>
        </w:rPr>
        <w:t>INTEREST MARKETS. YOU SHOULD THEREFORE CAREFULLY</w:t>
      </w:r>
      <w:r w:rsidR="00CE01B4">
        <w:rPr>
          <w:rFonts w:ascii="Arial" w:hAnsi="Arial"/>
          <w:b/>
          <w:sz w:val="22"/>
        </w:rPr>
        <w:t xml:space="preserve"> </w:t>
      </w:r>
      <w:r w:rsidRPr="001F6157">
        <w:rPr>
          <w:rFonts w:ascii="Arial" w:hAnsi="Arial"/>
          <w:b/>
          <w:sz w:val="22"/>
        </w:rPr>
        <w:t>STUDY THIS DISCLOSURE DOCUMENT AND COMMODITY</w:t>
      </w:r>
    </w:p>
    <w:p w14:paraId="672B3B98" w14:textId="77777777" w:rsidR="009F32ED" w:rsidRDefault="001F6157">
      <w:pPr>
        <w:autoSpaceDE w:val="0"/>
        <w:spacing w:line="300" w:lineRule="auto"/>
        <w:rPr>
          <w:rFonts w:ascii="Arial" w:hAnsi="Arial"/>
          <w:b/>
          <w:sz w:val="22"/>
        </w:rPr>
      </w:pPr>
      <w:r w:rsidRPr="001F6157">
        <w:rPr>
          <w:rFonts w:ascii="Arial" w:hAnsi="Arial"/>
          <w:b/>
          <w:sz w:val="22"/>
        </w:rPr>
        <w:t>INTEREST TRADING BEFORE YOU TRADE, INCLUDING THE</w:t>
      </w:r>
      <w:r w:rsidR="00CE01B4">
        <w:rPr>
          <w:rFonts w:ascii="Arial" w:hAnsi="Arial"/>
          <w:b/>
          <w:sz w:val="22"/>
        </w:rPr>
        <w:t xml:space="preserve"> </w:t>
      </w:r>
      <w:r w:rsidRPr="001F6157">
        <w:rPr>
          <w:rFonts w:ascii="Arial" w:hAnsi="Arial"/>
          <w:b/>
          <w:sz w:val="22"/>
        </w:rPr>
        <w:t>DESCRIPTION OF THE PRINCIPAL RISK FACTORS OF THIS</w:t>
      </w:r>
    </w:p>
    <w:p w14:paraId="009A1588" w14:textId="52C4198A" w:rsidR="00CE01B4" w:rsidRPr="00CE01B4" w:rsidRDefault="001F6157" w:rsidP="00CE01B4">
      <w:pPr>
        <w:autoSpaceDE w:val="0"/>
        <w:spacing w:line="300" w:lineRule="auto"/>
        <w:rPr>
          <w:rFonts w:ascii="Arial" w:hAnsi="Arial"/>
          <w:b/>
          <w:sz w:val="22"/>
        </w:rPr>
      </w:pPr>
      <w:r w:rsidRPr="001F6157">
        <w:rPr>
          <w:rFonts w:ascii="Arial" w:hAnsi="Arial"/>
          <w:b/>
          <w:sz w:val="22"/>
        </w:rPr>
        <w:t>INVESTMENT, AT PAGE</w:t>
      </w:r>
      <w:r w:rsidR="00CE01B4">
        <w:rPr>
          <w:rFonts w:ascii="Arial" w:hAnsi="Arial"/>
          <w:b/>
          <w:sz w:val="22"/>
        </w:rPr>
        <w:t xml:space="preserve"> 1</w:t>
      </w:r>
      <w:r w:rsidR="0094512E">
        <w:rPr>
          <w:rFonts w:ascii="Arial" w:hAnsi="Arial"/>
          <w:b/>
          <w:sz w:val="22"/>
        </w:rPr>
        <w:t>7</w:t>
      </w:r>
      <w:r w:rsidR="00CE01B4">
        <w:rPr>
          <w:rFonts w:ascii="Arial" w:hAnsi="Arial"/>
          <w:b/>
          <w:sz w:val="22"/>
        </w:rPr>
        <w:t>.</w:t>
      </w:r>
    </w:p>
    <w:p w14:paraId="3238B7AE" w14:textId="77777777" w:rsidR="00766D42" w:rsidRDefault="00766D42" w:rsidP="00766D42">
      <w:pPr>
        <w:autoSpaceDE w:val="0"/>
        <w:spacing w:line="300" w:lineRule="auto"/>
        <w:rPr>
          <w:rFonts w:ascii="Arial" w:eastAsia="Garamond-Book" w:hAnsi="Arial" w:cs="Garamond-Book"/>
          <w:b/>
          <w:bCs/>
          <w:color w:val="292526"/>
          <w:sz w:val="22"/>
          <w:szCs w:val="22"/>
        </w:rPr>
      </w:pPr>
    </w:p>
    <w:p w14:paraId="44EB6DAC" w14:textId="77777777" w:rsidR="00766D42" w:rsidRDefault="00766D42" w:rsidP="00766D42">
      <w:pPr>
        <w:autoSpaceDE w:val="0"/>
        <w:spacing w:line="300" w:lineRule="auto"/>
        <w:rPr>
          <w:rFonts w:ascii="Arial" w:eastAsia="Garamond-Book" w:hAnsi="Arial" w:cs="Garamond-Book"/>
          <w:b/>
          <w:bCs/>
          <w:color w:val="292526"/>
          <w:sz w:val="22"/>
          <w:szCs w:val="22"/>
        </w:rPr>
      </w:pPr>
    </w:p>
    <w:p w14:paraId="16DB2E33" w14:textId="77777777" w:rsidR="00766D42" w:rsidRDefault="00766D42" w:rsidP="00766D42">
      <w:pPr>
        <w:autoSpaceDE w:val="0"/>
        <w:spacing w:line="300" w:lineRule="auto"/>
        <w:rPr>
          <w:rFonts w:ascii="Arial" w:eastAsia="Garamond-Book" w:hAnsi="Arial" w:cs="Garamond-Book"/>
          <w:b/>
          <w:bCs/>
          <w:color w:val="292526"/>
          <w:sz w:val="22"/>
          <w:szCs w:val="22"/>
        </w:rPr>
      </w:pPr>
      <w:r>
        <w:rPr>
          <w:rFonts w:ascii="Arial" w:eastAsia="Garamond-Book" w:hAnsi="Arial" w:cs="Garamond-Book"/>
          <w:b/>
          <w:bCs/>
          <w:color w:val="292526"/>
          <w:sz w:val="22"/>
          <w:szCs w:val="22"/>
        </w:rPr>
        <w:t xml:space="preserve">YOU SHOULD ALSO BE AWARE THAT THIS COMMODITY TRADING ADVISOR MAY ENGAGE IN TRADING FOREIGN FUTURES OR OPTIONS CONTRACTS. TRANSACTIONS ON MARKETS LOCATED OUTSIDE THE UNITED STATES, INCLUDING MARKETS FORMALLY LINKED TO A UNITED STATES MARKET MAY BE SUBJECT TO REGULATIONS WHICH OFFER DIFFERENT OR DIMINISHED PROTECTION. FURTHER, UNITED STATES REGULATORY AUTHORITIES MAY BE UNABLE TO COMPEL THE ENFORCEMENT OF THE RULES OF REGULATORY AUTHORITES OR MARKETS IN NON-UNITED STATES JURISDICTIONS WHERE YOUR TRANSACTIONS MAY BE EFFECTED. BEFORE YOU TRADE YOU SHOULD INQUIRE ABOUT ANY RULES RELEVANT TO YOUR PARTICULAR CONTEMPLATED TRANSACTIONS AND ASK THE FIRM WITH WHICH YOU INTEND TO TRADE FOR DETAILS ABOUT THE TYPES OF REDRESS AVAILABLE IN BOTH YOUR LOCAL AND </w:t>
      </w:r>
      <w:r>
        <w:rPr>
          <w:rFonts w:ascii="Arial" w:eastAsia="Garamond-Book" w:hAnsi="Arial" w:cs="Garamond-Book"/>
          <w:b/>
          <w:bCs/>
          <w:color w:val="292526"/>
          <w:sz w:val="22"/>
          <w:szCs w:val="22"/>
        </w:rPr>
        <w:lastRenderedPageBreak/>
        <w:t>OTHER RELEVANT JURISDICTIONS</w:t>
      </w:r>
    </w:p>
    <w:p w14:paraId="71881A10" w14:textId="77777777" w:rsidR="00766D42" w:rsidRDefault="00766D42" w:rsidP="00766D42">
      <w:pPr>
        <w:autoSpaceDE w:val="0"/>
        <w:spacing w:line="300" w:lineRule="auto"/>
        <w:rPr>
          <w:rFonts w:ascii="Arial" w:eastAsia="Garamond-Book" w:hAnsi="Arial" w:cs="Garamond-Book"/>
          <w:b/>
          <w:bCs/>
          <w:color w:val="292526"/>
          <w:sz w:val="22"/>
          <w:szCs w:val="22"/>
        </w:rPr>
      </w:pPr>
    </w:p>
    <w:p w14:paraId="0D5CD938" w14:textId="77777777" w:rsidR="00FD4098" w:rsidRDefault="00FD4098" w:rsidP="00766D42">
      <w:pPr>
        <w:autoSpaceDE w:val="0"/>
        <w:spacing w:line="300" w:lineRule="auto"/>
        <w:rPr>
          <w:rFonts w:ascii="Arial" w:eastAsia="Garamond-Book" w:hAnsi="Arial" w:cs="Garamond-Book"/>
          <w:b/>
          <w:bCs/>
          <w:color w:val="292526"/>
          <w:sz w:val="22"/>
          <w:szCs w:val="22"/>
        </w:rPr>
      </w:pPr>
    </w:p>
    <w:p w14:paraId="3E05E122" w14:textId="77777777" w:rsidR="00FD4098" w:rsidRDefault="00FD4098" w:rsidP="00766D42">
      <w:pPr>
        <w:autoSpaceDE w:val="0"/>
        <w:spacing w:line="300" w:lineRule="auto"/>
        <w:rPr>
          <w:rFonts w:ascii="Arial" w:eastAsia="Garamond-Book" w:hAnsi="Arial" w:cs="Garamond-Book"/>
          <w:b/>
          <w:bCs/>
          <w:color w:val="292526"/>
          <w:sz w:val="22"/>
          <w:szCs w:val="22"/>
        </w:rPr>
      </w:pPr>
    </w:p>
    <w:p w14:paraId="029A9A24" w14:textId="77777777" w:rsidR="00FD4098" w:rsidRDefault="00D14521" w:rsidP="00FD4098">
      <w:pPr>
        <w:autoSpaceDE w:val="0"/>
        <w:spacing w:line="300" w:lineRule="auto"/>
        <w:rPr>
          <w:rFonts w:ascii="Arial" w:eastAsia="Garamond-Book" w:hAnsi="Arial" w:cs="Garamond-Book"/>
          <w:b/>
          <w:bCs/>
          <w:color w:val="292526"/>
          <w:sz w:val="22"/>
          <w:szCs w:val="22"/>
        </w:rPr>
      </w:pPr>
      <w:r w:rsidRPr="00D14521">
        <w:rPr>
          <w:rFonts w:ascii="Arial" w:eastAsia="Garamond-Book" w:hAnsi="Arial" w:cs="Garamond-Book"/>
          <w:b/>
          <w:bCs/>
          <w:color w:val="292526"/>
          <w:sz w:val="22"/>
          <w:szCs w:val="22"/>
        </w:rPr>
        <w:t xml:space="preserve"> </w:t>
      </w:r>
    </w:p>
    <w:p w14:paraId="001800D1" w14:textId="77777777" w:rsidR="00FD4098" w:rsidRDefault="00FD4098" w:rsidP="00FD4098">
      <w:pPr>
        <w:autoSpaceDE w:val="0"/>
        <w:spacing w:line="300" w:lineRule="auto"/>
        <w:rPr>
          <w:rFonts w:ascii="Arial" w:eastAsia="Garamond-Book" w:hAnsi="Arial" w:cs="Garamond-Book"/>
          <w:b/>
          <w:bCs/>
          <w:color w:val="292526"/>
          <w:sz w:val="22"/>
          <w:szCs w:val="22"/>
        </w:rPr>
      </w:pPr>
    </w:p>
    <w:p w14:paraId="33E40C13" w14:textId="77777777" w:rsidR="00FD4098" w:rsidRDefault="00D14521" w:rsidP="004E5B95">
      <w:pPr>
        <w:autoSpaceDE w:val="0"/>
        <w:spacing w:line="300" w:lineRule="auto"/>
        <w:rPr>
          <w:rFonts w:ascii="Arial" w:eastAsia="Garamond-Book" w:hAnsi="Arial" w:cs="Garamond-Book"/>
          <w:b/>
          <w:bCs/>
          <w:color w:val="292526"/>
          <w:sz w:val="22"/>
          <w:szCs w:val="22"/>
        </w:rPr>
      </w:pPr>
      <w:r w:rsidRPr="00D14521">
        <w:rPr>
          <w:rFonts w:ascii="Arial" w:eastAsia="Garamond-Book" w:hAnsi="Arial" w:cs="Garamond-Book"/>
          <w:b/>
          <w:bCs/>
          <w:color w:val="292526"/>
          <w:sz w:val="22"/>
          <w:szCs w:val="22"/>
        </w:rPr>
        <w:t>THIS COMMODITY TRADING ADVISOR IS PROHIBITED BY LAW FROM ACCEPTING FUNDS IN THE TRADING ADVISOR’S NAME FROM A CLIENT FOR TRADING COMMODITY INTERESTS. YOU MUST PLACE ALL FUNDS FOR TRADING IN THIS TRADING PROGRAM DIRECTLY WIT</w:t>
      </w:r>
      <w:r w:rsidR="004E5B95">
        <w:rPr>
          <w:rFonts w:ascii="Arial" w:eastAsia="Garamond-Book" w:hAnsi="Arial" w:cs="Garamond-Book"/>
          <w:b/>
          <w:bCs/>
          <w:color w:val="292526"/>
          <w:sz w:val="22"/>
          <w:szCs w:val="22"/>
        </w:rPr>
        <w:t xml:space="preserve">H A FUTURES COMMISSION MERCHANT </w:t>
      </w:r>
      <w:r w:rsidR="004E5B95" w:rsidRPr="004E5B95">
        <w:rPr>
          <w:rFonts w:ascii="Arial" w:eastAsia="Garamond-Book" w:hAnsi="Arial" w:cs="Garamond-Book"/>
          <w:b/>
          <w:bCs/>
          <w:color w:val="292526"/>
          <w:sz w:val="22"/>
          <w:szCs w:val="22"/>
        </w:rPr>
        <w:t>OR RETAIL FOREIGN EXCHANGE DEALER, AS APPLICABLE.</w:t>
      </w:r>
    </w:p>
    <w:p w14:paraId="4EAFFD94" w14:textId="77777777" w:rsidR="00B74C20" w:rsidRDefault="00B74C20" w:rsidP="004E5B95">
      <w:pPr>
        <w:autoSpaceDE w:val="0"/>
        <w:spacing w:line="300" w:lineRule="auto"/>
        <w:rPr>
          <w:rFonts w:ascii="Arial" w:eastAsia="Garamond-Book" w:hAnsi="Arial" w:cs="Garamond-Book"/>
          <w:b/>
          <w:bCs/>
          <w:color w:val="292526"/>
          <w:sz w:val="22"/>
          <w:szCs w:val="22"/>
        </w:rPr>
      </w:pPr>
    </w:p>
    <w:p w14:paraId="509FE6FA" w14:textId="77777777" w:rsidR="00B74C20" w:rsidRDefault="00B74C20" w:rsidP="004E5B95">
      <w:pPr>
        <w:autoSpaceDE w:val="0"/>
        <w:spacing w:line="300" w:lineRule="auto"/>
        <w:rPr>
          <w:rFonts w:ascii="Arial" w:eastAsia="Garamond-Book" w:hAnsi="Arial" w:cs="Garamond-Book"/>
          <w:b/>
          <w:bCs/>
          <w:color w:val="292526"/>
          <w:sz w:val="22"/>
          <w:szCs w:val="22"/>
        </w:rPr>
      </w:pPr>
    </w:p>
    <w:p w14:paraId="216CDCA3" w14:textId="77777777" w:rsidR="00B74C20" w:rsidRDefault="00B74C20" w:rsidP="004E5B95">
      <w:pPr>
        <w:autoSpaceDE w:val="0"/>
        <w:spacing w:line="300" w:lineRule="auto"/>
        <w:rPr>
          <w:rFonts w:ascii="Arial" w:eastAsia="Garamond-Book" w:hAnsi="Arial" w:cs="Garamond-Book"/>
          <w:b/>
          <w:bCs/>
          <w:color w:val="292526"/>
          <w:sz w:val="22"/>
          <w:szCs w:val="22"/>
        </w:rPr>
      </w:pPr>
    </w:p>
    <w:p w14:paraId="68592E8E" w14:textId="77777777" w:rsidR="00B74C20" w:rsidRDefault="00B74C20" w:rsidP="004E5B95">
      <w:pPr>
        <w:autoSpaceDE w:val="0"/>
        <w:spacing w:line="300" w:lineRule="auto"/>
        <w:rPr>
          <w:rFonts w:ascii="Arial" w:eastAsia="Garamond-Book" w:hAnsi="Arial" w:cs="Garamond-Book"/>
          <w:b/>
          <w:bCs/>
          <w:color w:val="292526"/>
          <w:sz w:val="22"/>
          <w:szCs w:val="22"/>
        </w:rPr>
      </w:pPr>
    </w:p>
    <w:p w14:paraId="405BF985" w14:textId="77777777" w:rsidR="00B74C20" w:rsidRDefault="00B74C20" w:rsidP="004E5B95">
      <w:pPr>
        <w:autoSpaceDE w:val="0"/>
        <w:spacing w:line="300" w:lineRule="auto"/>
        <w:rPr>
          <w:rFonts w:ascii="Arial" w:eastAsia="Garamond-Book" w:hAnsi="Arial" w:cs="Garamond-Book"/>
          <w:b/>
          <w:bCs/>
          <w:color w:val="292526"/>
          <w:sz w:val="22"/>
          <w:szCs w:val="22"/>
        </w:rPr>
      </w:pPr>
    </w:p>
    <w:p w14:paraId="2380276E" w14:textId="77777777" w:rsidR="00B74C20" w:rsidRDefault="00B74C20" w:rsidP="004E5B95">
      <w:pPr>
        <w:autoSpaceDE w:val="0"/>
        <w:spacing w:line="300" w:lineRule="auto"/>
        <w:rPr>
          <w:rFonts w:ascii="Arial" w:eastAsia="Garamond-Book" w:hAnsi="Arial" w:cs="Garamond-Book"/>
          <w:b/>
          <w:bCs/>
          <w:color w:val="292526"/>
          <w:sz w:val="22"/>
          <w:szCs w:val="22"/>
        </w:rPr>
      </w:pPr>
    </w:p>
    <w:p w14:paraId="06755EB6" w14:textId="77777777" w:rsidR="00B74C20" w:rsidRDefault="00B74C20" w:rsidP="004E5B95">
      <w:pPr>
        <w:autoSpaceDE w:val="0"/>
        <w:spacing w:line="300" w:lineRule="auto"/>
        <w:rPr>
          <w:rFonts w:ascii="Arial" w:eastAsia="Garamond-Book" w:hAnsi="Arial" w:cs="Garamond-Book"/>
          <w:b/>
          <w:bCs/>
          <w:color w:val="292526"/>
          <w:sz w:val="22"/>
          <w:szCs w:val="22"/>
        </w:rPr>
      </w:pPr>
    </w:p>
    <w:p w14:paraId="5FBF24FC" w14:textId="77777777" w:rsidR="00B74C20" w:rsidRDefault="00B74C20" w:rsidP="004E5B95">
      <w:pPr>
        <w:autoSpaceDE w:val="0"/>
        <w:spacing w:line="300" w:lineRule="auto"/>
        <w:rPr>
          <w:rFonts w:ascii="Arial" w:eastAsia="Garamond-Book" w:hAnsi="Arial" w:cs="Garamond-Book"/>
          <w:b/>
          <w:bCs/>
          <w:color w:val="292526"/>
          <w:sz w:val="22"/>
          <w:szCs w:val="22"/>
        </w:rPr>
      </w:pPr>
    </w:p>
    <w:p w14:paraId="42FAD294" w14:textId="77777777" w:rsidR="00B74C20" w:rsidRDefault="00B74C20" w:rsidP="004E5B95">
      <w:pPr>
        <w:autoSpaceDE w:val="0"/>
        <w:spacing w:line="300" w:lineRule="auto"/>
        <w:rPr>
          <w:rFonts w:ascii="Arial" w:eastAsia="Garamond-Book" w:hAnsi="Arial" w:cs="Garamond-Book"/>
          <w:b/>
          <w:bCs/>
          <w:color w:val="292526"/>
          <w:sz w:val="22"/>
          <w:szCs w:val="22"/>
        </w:rPr>
      </w:pPr>
    </w:p>
    <w:p w14:paraId="2B6D5B59" w14:textId="77777777" w:rsidR="00B74C20" w:rsidRDefault="00B74C20" w:rsidP="004E5B95">
      <w:pPr>
        <w:autoSpaceDE w:val="0"/>
        <w:spacing w:line="300" w:lineRule="auto"/>
        <w:rPr>
          <w:rFonts w:ascii="Arial" w:eastAsia="Garamond-Book" w:hAnsi="Arial" w:cs="Garamond-Book"/>
          <w:b/>
          <w:bCs/>
          <w:color w:val="292526"/>
          <w:sz w:val="22"/>
          <w:szCs w:val="22"/>
        </w:rPr>
      </w:pPr>
    </w:p>
    <w:p w14:paraId="1D56282C" w14:textId="77777777" w:rsidR="00B74C20" w:rsidRDefault="00B74C20" w:rsidP="004E5B95">
      <w:pPr>
        <w:autoSpaceDE w:val="0"/>
        <w:spacing w:line="300" w:lineRule="auto"/>
        <w:rPr>
          <w:rFonts w:ascii="Arial" w:eastAsia="Garamond-Book" w:hAnsi="Arial" w:cs="Garamond-Book"/>
          <w:b/>
          <w:bCs/>
          <w:color w:val="292526"/>
          <w:sz w:val="22"/>
          <w:szCs w:val="22"/>
        </w:rPr>
      </w:pPr>
    </w:p>
    <w:p w14:paraId="0D4FD45D" w14:textId="77777777" w:rsidR="00B74C20" w:rsidRDefault="00B74C20" w:rsidP="004E5B95">
      <w:pPr>
        <w:autoSpaceDE w:val="0"/>
        <w:spacing w:line="300" w:lineRule="auto"/>
        <w:rPr>
          <w:rFonts w:ascii="Arial" w:eastAsia="Garamond-Book" w:hAnsi="Arial" w:cs="Garamond-Book"/>
          <w:b/>
          <w:bCs/>
          <w:color w:val="292526"/>
          <w:sz w:val="22"/>
          <w:szCs w:val="22"/>
        </w:rPr>
      </w:pPr>
    </w:p>
    <w:p w14:paraId="4A92A5FD" w14:textId="77777777" w:rsidR="00B74C20" w:rsidRDefault="00B74C20" w:rsidP="004E5B95">
      <w:pPr>
        <w:autoSpaceDE w:val="0"/>
        <w:spacing w:line="300" w:lineRule="auto"/>
        <w:rPr>
          <w:rFonts w:ascii="Arial" w:eastAsia="Garamond-Book" w:hAnsi="Arial" w:cs="Garamond-Book"/>
          <w:b/>
          <w:bCs/>
          <w:color w:val="292526"/>
          <w:sz w:val="22"/>
          <w:szCs w:val="22"/>
        </w:rPr>
      </w:pPr>
    </w:p>
    <w:p w14:paraId="76F6A935" w14:textId="77777777" w:rsidR="00B74C20" w:rsidRDefault="00B74C20" w:rsidP="004E5B95">
      <w:pPr>
        <w:autoSpaceDE w:val="0"/>
        <w:spacing w:line="300" w:lineRule="auto"/>
        <w:rPr>
          <w:rFonts w:ascii="Arial" w:eastAsia="Garamond-Book" w:hAnsi="Arial" w:cs="Garamond-Book"/>
          <w:b/>
          <w:bCs/>
          <w:color w:val="292526"/>
          <w:sz w:val="22"/>
          <w:szCs w:val="22"/>
        </w:rPr>
      </w:pPr>
    </w:p>
    <w:p w14:paraId="6FC64F56" w14:textId="77777777" w:rsidR="00B74C20" w:rsidRDefault="00B74C20" w:rsidP="004E5B95">
      <w:pPr>
        <w:autoSpaceDE w:val="0"/>
        <w:spacing w:line="300" w:lineRule="auto"/>
        <w:rPr>
          <w:rFonts w:ascii="Arial" w:eastAsia="Garamond-Book" w:hAnsi="Arial" w:cs="Garamond-Book"/>
          <w:b/>
          <w:bCs/>
          <w:color w:val="292526"/>
          <w:sz w:val="22"/>
          <w:szCs w:val="22"/>
        </w:rPr>
      </w:pPr>
    </w:p>
    <w:p w14:paraId="25DE8477" w14:textId="77777777" w:rsidR="00B74C20" w:rsidRDefault="00B74C20" w:rsidP="004E5B95">
      <w:pPr>
        <w:autoSpaceDE w:val="0"/>
        <w:spacing w:line="300" w:lineRule="auto"/>
        <w:rPr>
          <w:rFonts w:ascii="Arial" w:eastAsia="Garamond-Book" w:hAnsi="Arial" w:cs="Garamond-Book"/>
          <w:b/>
          <w:bCs/>
          <w:color w:val="292526"/>
          <w:sz w:val="22"/>
          <w:szCs w:val="22"/>
        </w:rPr>
      </w:pPr>
    </w:p>
    <w:p w14:paraId="648C8432" w14:textId="77777777" w:rsidR="00B74C20" w:rsidRDefault="00B74C20" w:rsidP="004E5B95">
      <w:pPr>
        <w:autoSpaceDE w:val="0"/>
        <w:spacing w:line="300" w:lineRule="auto"/>
        <w:rPr>
          <w:rFonts w:ascii="Arial" w:eastAsia="Garamond-Book" w:hAnsi="Arial" w:cs="Garamond-Book"/>
          <w:b/>
          <w:bCs/>
          <w:color w:val="292526"/>
          <w:sz w:val="22"/>
          <w:szCs w:val="22"/>
        </w:rPr>
      </w:pPr>
    </w:p>
    <w:p w14:paraId="7DB8707D" w14:textId="77777777" w:rsidR="00B74C20" w:rsidRDefault="00B74C20" w:rsidP="004E5B95">
      <w:pPr>
        <w:autoSpaceDE w:val="0"/>
        <w:spacing w:line="300" w:lineRule="auto"/>
        <w:rPr>
          <w:rFonts w:ascii="Arial" w:eastAsia="Garamond-Book" w:hAnsi="Arial" w:cs="Garamond-Book"/>
          <w:b/>
          <w:bCs/>
          <w:color w:val="292526"/>
          <w:sz w:val="22"/>
          <w:szCs w:val="22"/>
        </w:rPr>
      </w:pPr>
    </w:p>
    <w:p w14:paraId="27C0750E" w14:textId="77777777" w:rsidR="00B74C20" w:rsidRDefault="00B74C20" w:rsidP="004E5B95">
      <w:pPr>
        <w:autoSpaceDE w:val="0"/>
        <w:spacing w:line="300" w:lineRule="auto"/>
        <w:rPr>
          <w:rFonts w:ascii="Arial" w:eastAsia="Garamond-Book" w:hAnsi="Arial" w:cs="Garamond-Book"/>
          <w:b/>
          <w:bCs/>
          <w:color w:val="292526"/>
          <w:sz w:val="22"/>
          <w:szCs w:val="22"/>
        </w:rPr>
      </w:pPr>
    </w:p>
    <w:p w14:paraId="1D57677D" w14:textId="77777777" w:rsidR="00B74C20" w:rsidRDefault="00B74C20" w:rsidP="004E5B95">
      <w:pPr>
        <w:autoSpaceDE w:val="0"/>
        <w:spacing w:line="300" w:lineRule="auto"/>
        <w:rPr>
          <w:rFonts w:ascii="Arial" w:eastAsia="Garamond-Book" w:hAnsi="Arial" w:cs="Garamond-Book"/>
          <w:b/>
          <w:bCs/>
          <w:color w:val="292526"/>
          <w:sz w:val="22"/>
          <w:szCs w:val="22"/>
        </w:rPr>
      </w:pPr>
    </w:p>
    <w:p w14:paraId="3D29F23D" w14:textId="77777777" w:rsidR="00B74C20" w:rsidRDefault="00B74C20" w:rsidP="004E5B95">
      <w:pPr>
        <w:autoSpaceDE w:val="0"/>
        <w:spacing w:line="300" w:lineRule="auto"/>
        <w:rPr>
          <w:rFonts w:ascii="Arial" w:eastAsia="Garamond-Book" w:hAnsi="Arial" w:cs="Garamond-Book"/>
          <w:b/>
          <w:bCs/>
          <w:color w:val="292526"/>
          <w:sz w:val="22"/>
          <w:szCs w:val="22"/>
        </w:rPr>
      </w:pPr>
    </w:p>
    <w:p w14:paraId="0D3EE11C" w14:textId="77777777" w:rsidR="00B74C20" w:rsidRDefault="00B74C20" w:rsidP="004E5B95">
      <w:pPr>
        <w:autoSpaceDE w:val="0"/>
        <w:spacing w:line="300" w:lineRule="auto"/>
        <w:rPr>
          <w:rFonts w:ascii="Arial" w:eastAsia="Garamond-Book" w:hAnsi="Arial" w:cs="Garamond-Book"/>
          <w:b/>
          <w:bCs/>
          <w:color w:val="292526"/>
          <w:sz w:val="22"/>
          <w:szCs w:val="22"/>
        </w:rPr>
      </w:pPr>
    </w:p>
    <w:p w14:paraId="404EA592" w14:textId="77777777" w:rsidR="00B74C20" w:rsidRDefault="00B74C20" w:rsidP="004E5B95">
      <w:pPr>
        <w:autoSpaceDE w:val="0"/>
        <w:spacing w:line="300" w:lineRule="auto"/>
        <w:rPr>
          <w:rFonts w:ascii="Arial" w:eastAsia="Garamond-Book" w:hAnsi="Arial" w:cs="Garamond-Book"/>
          <w:b/>
          <w:bCs/>
          <w:color w:val="292526"/>
          <w:sz w:val="22"/>
          <w:szCs w:val="22"/>
        </w:rPr>
      </w:pPr>
    </w:p>
    <w:p w14:paraId="2432A6EF" w14:textId="77777777" w:rsidR="00B74C20" w:rsidRDefault="00B74C20" w:rsidP="004E5B95">
      <w:pPr>
        <w:autoSpaceDE w:val="0"/>
        <w:spacing w:line="300" w:lineRule="auto"/>
        <w:rPr>
          <w:rFonts w:ascii="Arial" w:eastAsia="Garamond-Book" w:hAnsi="Arial" w:cs="Garamond-Book"/>
          <w:b/>
          <w:bCs/>
          <w:color w:val="292526"/>
          <w:sz w:val="22"/>
          <w:szCs w:val="22"/>
        </w:rPr>
      </w:pPr>
    </w:p>
    <w:p w14:paraId="463AF0F2" w14:textId="77777777" w:rsidR="00B74C20" w:rsidRDefault="00B74C20" w:rsidP="004E5B95">
      <w:pPr>
        <w:autoSpaceDE w:val="0"/>
        <w:spacing w:line="300" w:lineRule="auto"/>
        <w:rPr>
          <w:rFonts w:ascii="Arial" w:eastAsia="Garamond-Book" w:hAnsi="Arial" w:cs="Garamond-Book"/>
          <w:b/>
          <w:bCs/>
          <w:color w:val="292526"/>
          <w:sz w:val="22"/>
          <w:szCs w:val="22"/>
        </w:rPr>
      </w:pPr>
    </w:p>
    <w:p w14:paraId="5E3A50C0" w14:textId="77777777" w:rsidR="00B74C20" w:rsidRDefault="00B74C20" w:rsidP="004E5B95">
      <w:pPr>
        <w:autoSpaceDE w:val="0"/>
        <w:spacing w:line="300" w:lineRule="auto"/>
        <w:rPr>
          <w:rFonts w:ascii="Arial" w:eastAsia="Garamond-Book" w:hAnsi="Arial" w:cs="Garamond-Book"/>
          <w:b/>
          <w:bCs/>
          <w:color w:val="292526"/>
          <w:sz w:val="22"/>
          <w:szCs w:val="22"/>
        </w:rPr>
      </w:pPr>
    </w:p>
    <w:p w14:paraId="7E38B19C" w14:textId="77777777" w:rsidR="00B74C20" w:rsidRPr="00FD4098" w:rsidRDefault="00B74C20" w:rsidP="004E5B95">
      <w:pPr>
        <w:autoSpaceDE w:val="0"/>
        <w:spacing w:line="300" w:lineRule="auto"/>
        <w:rPr>
          <w:rFonts w:ascii="Arial" w:eastAsia="Garamond-Book" w:hAnsi="Arial" w:cs="Garamond-Book"/>
          <w:b/>
          <w:bCs/>
          <w:color w:val="292526"/>
          <w:sz w:val="22"/>
          <w:szCs w:val="22"/>
        </w:rPr>
        <w:sectPr w:rsidR="00B74C20" w:rsidRPr="00FD4098" w:rsidSect="00A649B4">
          <w:footerReference w:type="default" r:id="rId9"/>
          <w:pgSz w:w="12240" w:h="15840"/>
          <w:pgMar w:top="2195" w:right="1627" w:bottom="2631" w:left="1627" w:header="1911" w:footer="1911" w:gutter="0"/>
          <w:pgNumType w:fmt="lowerRoman" w:start="1"/>
          <w:cols w:space="720"/>
          <w:docGrid w:linePitch="360"/>
        </w:sectPr>
      </w:pPr>
    </w:p>
    <w:p w14:paraId="6002A209" w14:textId="77777777" w:rsidR="00766D42" w:rsidRDefault="00766D42" w:rsidP="00766D42">
      <w:pPr>
        <w:pStyle w:val="Heading1"/>
        <w:tabs>
          <w:tab w:val="clear" w:pos="4500"/>
          <w:tab w:val="clear" w:pos="8499"/>
          <w:tab w:val="clear" w:pos="8640"/>
        </w:tabs>
        <w:rPr>
          <w:sz w:val="22"/>
        </w:rPr>
      </w:pPr>
      <w:bookmarkStart w:id="0" w:name="_Toc36645200"/>
      <w:r>
        <w:rPr>
          <w:sz w:val="26"/>
        </w:rPr>
        <w:t>TABLE OF CONTENTS</w:t>
      </w:r>
      <w:bookmarkEnd w:id="0"/>
    </w:p>
    <w:p w14:paraId="600F108E" w14:textId="77777777" w:rsidR="00766D42" w:rsidRDefault="00766D42" w:rsidP="00766D42">
      <w:pPr>
        <w:rPr>
          <w:rFonts w:ascii="Arial" w:hAnsi="Arial"/>
          <w:sz w:val="22"/>
        </w:rPr>
      </w:pPr>
    </w:p>
    <w:sdt>
      <w:sdtPr>
        <w:rPr>
          <w:rFonts w:ascii="Times New Roman" w:eastAsia="Times New Roman" w:hAnsi="Times New Roman" w:cs="Times New Roman"/>
          <w:b w:val="0"/>
          <w:bCs w:val="0"/>
          <w:color w:val="auto"/>
          <w:sz w:val="24"/>
          <w:szCs w:val="20"/>
          <w:lang w:eastAsia="ar-SA"/>
        </w:rPr>
        <w:id w:val="972148436"/>
        <w:docPartObj>
          <w:docPartGallery w:val="Table of Contents"/>
          <w:docPartUnique/>
        </w:docPartObj>
      </w:sdtPr>
      <w:sdtContent>
        <w:p w14:paraId="3CFAF6E5" w14:textId="77777777" w:rsidR="003D0A23" w:rsidRDefault="003D0A23">
          <w:pPr>
            <w:pStyle w:val="TOCHeading"/>
          </w:pPr>
          <w:r>
            <w:t>Contents</w:t>
          </w:r>
        </w:p>
        <w:p w14:paraId="126EBF60" w14:textId="112676F1" w:rsidR="00165D28" w:rsidRDefault="00776EE5">
          <w:pPr>
            <w:pStyle w:val="TOC1"/>
            <w:rPr>
              <w:rFonts w:asciiTheme="minorHAnsi" w:eastAsiaTheme="minorEastAsia" w:hAnsiTheme="minorHAnsi" w:cstheme="minorBidi"/>
              <w:noProof/>
              <w:szCs w:val="22"/>
              <w:lang w:eastAsia="en-US"/>
            </w:rPr>
          </w:pPr>
          <w:r>
            <w:fldChar w:fldCharType="begin"/>
          </w:r>
          <w:r w:rsidR="003D0A23">
            <w:instrText xml:space="preserve"> TOC \o "1-3" \h \z \u </w:instrText>
          </w:r>
          <w:r>
            <w:fldChar w:fldCharType="separate"/>
          </w:r>
          <w:hyperlink w:anchor="_Toc36645200" w:history="1">
            <w:r w:rsidR="00165D28" w:rsidRPr="00777497">
              <w:rPr>
                <w:rStyle w:val="Hyperlink"/>
                <w:noProof/>
              </w:rPr>
              <w:t>TABLE OF CONTENTS</w:t>
            </w:r>
            <w:r w:rsidR="00165D28">
              <w:rPr>
                <w:noProof/>
                <w:webHidden/>
              </w:rPr>
              <w:tab/>
            </w:r>
            <w:r w:rsidR="00165D28">
              <w:rPr>
                <w:noProof/>
                <w:webHidden/>
              </w:rPr>
              <w:fldChar w:fldCharType="begin"/>
            </w:r>
            <w:r w:rsidR="00165D28">
              <w:rPr>
                <w:noProof/>
                <w:webHidden/>
              </w:rPr>
              <w:instrText xml:space="preserve"> PAGEREF _Toc36645200 \h </w:instrText>
            </w:r>
            <w:r w:rsidR="00165D28">
              <w:rPr>
                <w:noProof/>
                <w:webHidden/>
              </w:rPr>
            </w:r>
            <w:r w:rsidR="00165D28">
              <w:rPr>
                <w:noProof/>
                <w:webHidden/>
              </w:rPr>
              <w:fldChar w:fldCharType="separate"/>
            </w:r>
            <w:r w:rsidR="0094512E">
              <w:rPr>
                <w:noProof/>
                <w:webHidden/>
              </w:rPr>
              <w:t>5</w:t>
            </w:r>
            <w:r w:rsidR="00165D28">
              <w:rPr>
                <w:noProof/>
                <w:webHidden/>
              </w:rPr>
              <w:fldChar w:fldCharType="end"/>
            </w:r>
          </w:hyperlink>
        </w:p>
        <w:p w14:paraId="3DB0857D" w14:textId="6EB13DF6" w:rsidR="00165D28" w:rsidRDefault="00000000">
          <w:pPr>
            <w:pStyle w:val="TOC1"/>
            <w:rPr>
              <w:rFonts w:asciiTheme="minorHAnsi" w:eastAsiaTheme="minorEastAsia" w:hAnsiTheme="minorHAnsi" w:cstheme="minorBidi"/>
              <w:noProof/>
              <w:szCs w:val="22"/>
              <w:lang w:eastAsia="en-US"/>
            </w:rPr>
          </w:pPr>
          <w:hyperlink w:anchor="_Toc36645201" w:history="1">
            <w:r w:rsidR="00165D28" w:rsidRPr="00777497">
              <w:rPr>
                <w:rStyle w:val="Hyperlink"/>
                <w:noProof/>
              </w:rPr>
              <w:t>INTRODUCTION</w:t>
            </w:r>
            <w:r w:rsidR="00165D28">
              <w:rPr>
                <w:noProof/>
                <w:webHidden/>
              </w:rPr>
              <w:tab/>
            </w:r>
            <w:r w:rsidR="00165D28">
              <w:rPr>
                <w:noProof/>
                <w:webHidden/>
              </w:rPr>
              <w:fldChar w:fldCharType="begin"/>
            </w:r>
            <w:r w:rsidR="00165D28">
              <w:rPr>
                <w:noProof/>
                <w:webHidden/>
              </w:rPr>
              <w:instrText xml:space="preserve"> PAGEREF _Toc36645201 \h </w:instrText>
            </w:r>
            <w:r w:rsidR="00165D28">
              <w:rPr>
                <w:noProof/>
                <w:webHidden/>
              </w:rPr>
            </w:r>
            <w:r w:rsidR="00165D28">
              <w:rPr>
                <w:noProof/>
                <w:webHidden/>
              </w:rPr>
              <w:fldChar w:fldCharType="separate"/>
            </w:r>
            <w:r w:rsidR="0094512E">
              <w:rPr>
                <w:noProof/>
                <w:webHidden/>
              </w:rPr>
              <w:t>6</w:t>
            </w:r>
            <w:r w:rsidR="00165D28">
              <w:rPr>
                <w:noProof/>
                <w:webHidden/>
              </w:rPr>
              <w:fldChar w:fldCharType="end"/>
            </w:r>
          </w:hyperlink>
        </w:p>
        <w:p w14:paraId="37FDEE6B" w14:textId="3041A22B" w:rsidR="00165D28" w:rsidRDefault="00000000">
          <w:pPr>
            <w:pStyle w:val="TOC1"/>
            <w:rPr>
              <w:rFonts w:asciiTheme="minorHAnsi" w:eastAsiaTheme="minorEastAsia" w:hAnsiTheme="minorHAnsi" w:cstheme="minorBidi"/>
              <w:noProof/>
              <w:szCs w:val="22"/>
              <w:lang w:eastAsia="en-US"/>
            </w:rPr>
          </w:pPr>
          <w:hyperlink w:anchor="_Toc36645202" w:history="1">
            <w:r w:rsidR="00165D28" w:rsidRPr="00777497">
              <w:rPr>
                <w:rStyle w:val="Hyperlink"/>
                <w:noProof/>
              </w:rPr>
              <w:t>DESCRIPTION OF THE ADVISOR</w:t>
            </w:r>
            <w:r w:rsidR="00165D28">
              <w:rPr>
                <w:noProof/>
                <w:webHidden/>
              </w:rPr>
              <w:tab/>
            </w:r>
            <w:r w:rsidR="00165D28">
              <w:rPr>
                <w:noProof/>
                <w:webHidden/>
              </w:rPr>
              <w:fldChar w:fldCharType="begin"/>
            </w:r>
            <w:r w:rsidR="00165D28">
              <w:rPr>
                <w:noProof/>
                <w:webHidden/>
              </w:rPr>
              <w:instrText xml:space="preserve"> PAGEREF _Toc36645202 \h </w:instrText>
            </w:r>
            <w:r w:rsidR="00165D28">
              <w:rPr>
                <w:noProof/>
                <w:webHidden/>
              </w:rPr>
            </w:r>
            <w:r w:rsidR="00165D28">
              <w:rPr>
                <w:noProof/>
                <w:webHidden/>
              </w:rPr>
              <w:fldChar w:fldCharType="separate"/>
            </w:r>
            <w:r w:rsidR="0094512E">
              <w:rPr>
                <w:noProof/>
                <w:webHidden/>
              </w:rPr>
              <w:t>6</w:t>
            </w:r>
            <w:r w:rsidR="00165D28">
              <w:rPr>
                <w:noProof/>
                <w:webHidden/>
              </w:rPr>
              <w:fldChar w:fldCharType="end"/>
            </w:r>
          </w:hyperlink>
        </w:p>
        <w:p w14:paraId="23B048D4" w14:textId="29A02E1E" w:rsidR="00165D28" w:rsidRDefault="00000000">
          <w:pPr>
            <w:pStyle w:val="TOC1"/>
            <w:rPr>
              <w:rFonts w:asciiTheme="minorHAnsi" w:eastAsiaTheme="minorEastAsia" w:hAnsiTheme="minorHAnsi" w:cstheme="minorBidi"/>
              <w:noProof/>
              <w:szCs w:val="22"/>
              <w:lang w:eastAsia="en-US"/>
            </w:rPr>
          </w:pPr>
          <w:hyperlink w:anchor="_Toc36645203" w:history="1">
            <w:r w:rsidR="00165D28" w:rsidRPr="00777497">
              <w:rPr>
                <w:rStyle w:val="Hyperlink"/>
                <w:noProof/>
              </w:rPr>
              <w:t>THE TRADING PROGRAM</w:t>
            </w:r>
            <w:r w:rsidR="00165D28">
              <w:rPr>
                <w:noProof/>
                <w:webHidden/>
              </w:rPr>
              <w:tab/>
            </w:r>
            <w:r w:rsidR="00165D28">
              <w:rPr>
                <w:noProof/>
                <w:webHidden/>
              </w:rPr>
              <w:fldChar w:fldCharType="begin"/>
            </w:r>
            <w:r w:rsidR="00165D28">
              <w:rPr>
                <w:noProof/>
                <w:webHidden/>
              </w:rPr>
              <w:instrText xml:space="preserve"> PAGEREF _Toc36645203 \h </w:instrText>
            </w:r>
            <w:r w:rsidR="00165D28">
              <w:rPr>
                <w:noProof/>
                <w:webHidden/>
              </w:rPr>
            </w:r>
            <w:r w:rsidR="00165D28">
              <w:rPr>
                <w:noProof/>
                <w:webHidden/>
              </w:rPr>
              <w:fldChar w:fldCharType="separate"/>
            </w:r>
            <w:r w:rsidR="0094512E">
              <w:rPr>
                <w:noProof/>
                <w:webHidden/>
              </w:rPr>
              <w:t>7</w:t>
            </w:r>
            <w:r w:rsidR="00165D28">
              <w:rPr>
                <w:noProof/>
                <w:webHidden/>
              </w:rPr>
              <w:fldChar w:fldCharType="end"/>
            </w:r>
          </w:hyperlink>
        </w:p>
        <w:p w14:paraId="3CE6AB35" w14:textId="46AA0B31" w:rsidR="00165D28" w:rsidRDefault="00000000">
          <w:pPr>
            <w:pStyle w:val="TOC1"/>
            <w:rPr>
              <w:rFonts w:asciiTheme="minorHAnsi" w:eastAsiaTheme="minorEastAsia" w:hAnsiTheme="minorHAnsi" w:cstheme="minorBidi"/>
              <w:noProof/>
              <w:szCs w:val="22"/>
              <w:lang w:eastAsia="en-US"/>
            </w:rPr>
          </w:pPr>
          <w:hyperlink w:anchor="_Toc36645204" w:history="1">
            <w:r w:rsidR="00165D28" w:rsidRPr="00777497">
              <w:rPr>
                <w:rStyle w:val="Hyperlink"/>
                <w:noProof/>
              </w:rPr>
              <w:t>AFFILIATIONS WITH FUTURES COMMISSION MERCHANTS AND INTRODUCING BROKERS</w:t>
            </w:r>
            <w:r w:rsidR="00165D28">
              <w:rPr>
                <w:noProof/>
                <w:webHidden/>
              </w:rPr>
              <w:tab/>
            </w:r>
            <w:r w:rsidR="00165D28">
              <w:rPr>
                <w:noProof/>
                <w:webHidden/>
              </w:rPr>
              <w:fldChar w:fldCharType="begin"/>
            </w:r>
            <w:r w:rsidR="00165D28">
              <w:rPr>
                <w:noProof/>
                <w:webHidden/>
              </w:rPr>
              <w:instrText xml:space="preserve"> PAGEREF _Toc36645204 \h </w:instrText>
            </w:r>
            <w:r w:rsidR="00165D28">
              <w:rPr>
                <w:noProof/>
                <w:webHidden/>
              </w:rPr>
            </w:r>
            <w:r w:rsidR="00165D28">
              <w:rPr>
                <w:noProof/>
                <w:webHidden/>
              </w:rPr>
              <w:fldChar w:fldCharType="separate"/>
            </w:r>
            <w:r w:rsidR="0094512E">
              <w:rPr>
                <w:noProof/>
                <w:webHidden/>
              </w:rPr>
              <w:t>9</w:t>
            </w:r>
            <w:r w:rsidR="00165D28">
              <w:rPr>
                <w:noProof/>
                <w:webHidden/>
              </w:rPr>
              <w:fldChar w:fldCharType="end"/>
            </w:r>
          </w:hyperlink>
        </w:p>
        <w:p w14:paraId="7842E0F3" w14:textId="412BEC76" w:rsidR="00165D28" w:rsidRDefault="00000000">
          <w:pPr>
            <w:pStyle w:val="TOC1"/>
            <w:rPr>
              <w:rFonts w:asciiTheme="minorHAnsi" w:eastAsiaTheme="minorEastAsia" w:hAnsiTheme="minorHAnsi" w:cstheme="minorBidi"/>
              <w:noProof/>
              <w:szCs w:val="22"/>
              <w:lang w:eastAsia="en-US"/>
            </w:rPr>
          </w:pPr>
          <w:hyperlink w:anchor="_Toc36645205" w:history="1">
            <w:r w:rsidR="00165D28" w:rsidRPr="00777497">
              <w:rPr>
                <w:rStyle w:val="Hyperlink"/>
                <w:noProof/>
              </w:rPr>
              <w:t>INTRODUCING BROKER</w:t>
            </w:r>
            <w:r w:rsidR="00165D28">
              <w:rPr>
                <w:noProof/>
                <w:webHidden/>
              </w:rPr>
              <w:tab/>
            </w:r>
            <w:r w:rsidR="00165D28">
              <w:rPr>
                <w:noProof/>
                <w:webHidden/>
              </w:rPr>
              <w:fldChar w:fldCharType="begin"/>
            </w:r>
            <w:r w:rsidR="00165D28">
              <w:rPr>
                <w:noProof/>
                <w:webHidden/>
              </w:rPr>
              <w:instrText xml:space="preserve"> PAGEREF _Toc36645205 \h </w:instrText>
            </w:r>
            <w:r w:rsidR="00165D28">
              <w:rPr>
                <w:noProof/>
                <w:webHidden/>
              </w:rPr>
            </w:r>
            <w:r w:rsidR="00165D28">
              <w:rPr>
                <w:noProof/>
                <w:webHidden/>
              </w:rPr>
              <w:fldChar w:fldCharType="separate"/>
            </w:r>
            <w:r w:rsidR="0094512E">
              <w:rPr>
                <w:noProof/>
                <w:webHidden/>
              </w:rPr>
              <w:t>13</w:t>
            </w:r>
            <w:r w:rsidR="00165D28">
              <w:rPr>
                <w:noProof/>
                <w:webHidden/>
              </w:rPr>
              <w:fldChar w:fldCharType="end"/>
            </w:r>
          </w:hyperlink>
        </w:p>
        <w:p w14:paraId="38BCBC2B" w14:textId="7D42FF61" w:rsidR="00165D28" w:rsidRDefault="00000000">
          <w:pPr>
            <w:pStyle w:val="TOC1"/>
            <w:rPr>
              <w:rFonts w:asciiTheme="minorHAnsi" w:eastAsiaTheme="minorEastAsia" w:hAnsiTheme="minorHAnsi" w:cstheme="minorBidi"/>
              <w:noProof/>
              <w:szCs w:val="22"/>
              <w:lang w:eastAsia="en-US"/>
            </w:rPr>
          </w:pPr>
          <w:hyperlink w:anchor="_Toc36645206" w:history="1">
            <w:r w:rsidR="00165D28" w:rsidRPr="00777497">
              <w:rPr>
                <w:rStyle w:val="Hyperlink"/>
                <w:noProof/>
              </w:rPr>
              <w:t>LITIGATION</w:t>
            </w:r>
            <w:r w:rsidR="00165D28">
              <w:rPr>
                <w:noProof/>
                <w:webHidden/>
              </w:rPr>
              <w:tab/>
            </w:r>
          </w:hyperlink>
          <w:r w:rsidR="000C3BF2">
            <w:rPr>
              <w:noProof/>
            </w:rPr>
            <w:t>1</w:t>
          </w:r>
          <w:r w:rsidR="00BA6FCA">
            <w:rPr>
              <w:noProof/>
            </w:rPr>
            <w:t>4</w:t>
          </w:r>
        </w:p>
        <w:p w14:paraId="3B8B9B0F" w14:textId="5546A533" w:rsidR="00165D28" w:rsidRDefault="00000000">
          <w:pPr>
            <w:pStyle w:val="TOC1"/>
            <w:rPr>
              <w:rFonts w:asciiTheme="minorHAnsi" w:eastAsiaTheme="minorEastAsia" w:hAnsiTheme="minorHAnsi" w:cstheme="minorBidi"/>
              <w:noProof/>
              <w:szCs w:val="22"/>
              <w:lang w:eastAsia="en-US"/>
            </w:rPr>
          </w:pPr>
          <w:hyperlink w:anchor="_Toc36645207" w:history="1">
            <w:r w:rsidR="00165D28" w:rsidRPr="00777497">
              <w:rPr>
                <w:rStyle w:val="Hyperlink"/>
                <w:noProof/>
              </w:rPr>
              <w:t>FEES</w:t>
            </w:r>
            <w:r w:rsidR="00165D28">
              <w:rPr>
                <w:noProof/>
                <w:webHidden/>
              </w:rPr>
              <w:tab/>
            </w:r>
            <w:r w:rsidR="00165D28">
              <w:rPr>
                <w:noProof/>
                <w:webHidden/>
              </w:rPr>
              <w:fldChar w:fldCharType="begin"/>
            </w:r>
            <w:r w:rsidR="00165D28">
              <w:rPr>
                <w:noProof/>
                <w:webHidden/>
              </w:rPr>
              <w:instrText xml:space="preserve"> PAGEREF _Toc36645207 \h </w:instrText>
            </w:r>
            <w:r w:rsidR="00165D28">
              <w:rPr>
                <w:noProof/>
                <w:webHidden/>
              </w:rPr>
            </w:r>
            <w:r w:rsidR="00165D28">
              <w:rPr>
                <w:noProof/>
                <w:webHidden/>
              </w:rPr>
              <w:fldChar w:fldCharType="separate"/>
            </w:r>
            <w:r w:rsidR="0094512E">
              <w:rPr>
                <w:noProof/>
                <w:webHidden/>
              </w:rPr>
              <w:t>14</w:t>
            </w:r>
            <w:r w:rsidR="00165D28">
              <w:rPr>
                <w:noProof/>
                <w:webHidden/>
              </w:rPr>
              <w:fldChar w:fldCharType="end"/>
            </w:r>
          </w:hyperlink>
        </w:p>
        <w:p w14:paraId="75C85554" w14:textId="65C924D5" w:rsidR="00165D28" w:rsidRDefault="00000000">
          <w:pPr>
            <w:pStyle w:val="TOC1"/>
            <w:rPr>
              <w:rFonts w:asciiTheme="minorHAnsi" w:eastAsiaTheme="minorEastAsia" w:hAnsiTheme="minorHAnsi" w:cstheme="minorBidi"/>
              <w:noProof/>
              <w:szCs w:val="22"/>
              <w:lang w:eastAsia="en-US"/>
            </w:rPr>
          </w:pPr>
          <w:hyperlink w:anchor="_Toc36645208" w:history="1">
            <w:r w:rsidR="00165D28" w:rsidRPr="00777497">
              <w:rPr>
                <w:rStyle w:val="Hyperlink"/>
                <w:noProof/>
              </w:rPr>
              <w:t>COMMODITY TRADING BY THE ADVISOR</w:t>
            </w:r>
            <w:r w:rsidR="00165D28">
              <w:rPr>
                <w:noProof/>
                <w:webHidden/>
              </w:rPr>
              <w:tab/>
            </w:r>
            <w:r w:rsidR="00165D28">
              <w:rPr>
                <w:noProof/>
                <w:webHidden/>
              </w:rPr>
              <w:fldChar w:fldCharType="begin"/>
            </w:r>
            <w:r w:rsidR="00165D28">
              <w:rPr>
                <w:noProof/>
                <w:webHidden/>
              </w:rPr>
              <w:instrText xml:space="preserve"> PAGEREF _Toc36645208 \h </w:instrText>
            </w:r>
            <w:r w:rsidR="00165D28">
              <w:rPr>
                <w:noProof/>
                <w:webHidden/>
              </w:rPr>
            </w:r>
            <w:r w:rsidR="00165D28">
              <w:rPr>
                <w:noProof/>
                <w:webHidden/>
              </w:rPr>
              <w:fldChar w:fldCharType="separate"/>
            </w:r>
            <w:r w:rsidR="0094512E">
              <w:rPr>
                <w:noProof/>
                <w:webHidden/>
              </w:rPr>
              <w:t>16</w:t>
            </w:r>
            <w:r w:rsidR="00165D28">
              <w:rPr>
                <w:noProof/>
                <w:webHidden/>
              </w:rPr>
              <w:fldChar w:fldCharType="end"/>
            </w:r>
          </w:hyperlink>
        </w:p>
        <w:p w14:paraId="217E7147" w14:textId="0B5EE2AD" w:rsidR="00165D28" w:rsidRDefault="00000000">
          <w:pPr>
            <w:pStyle w:val="TOC1"/>
            <w:rPr>
              <w:rFonts w:asciiTheme="minorHAnsi" w:eastAsiaTheme="minorEastAsia" w:hAnsiTheme="minorHAnsi" w:cstheme="minorBidi"/>
              <w:noProof/>
              <w:szCs w:val="22"/>
              <w:lang w:eastAsia="en-US"/>
            </w:rPr>
          </w:pPr>
          <w:hyperlink w:anchor="_Toc36645209" w:history="1">
            <w:r w:rsidR="00165D28" w:rsidRPr="00777497">
              <w:rPr>
                <w:rStyle w:val="Hyperlink"/>
                <w:noProof/>
              </w:rPr>
              <w:t>CONFLICTS OF INTEREST</w:t>
            </w:r>
            <w:r w:rsidR="00165D28">
              <w:rPr>
                <w:noProof/>
                <w:webHidden/>
              </w:rPr>
              <w:tab/>
            </w:r>
            <w:r w:rsidR="00165D28">
              <w:rPr>
                <w:noProof/>
                <w:webHidden/>
              </w:rPr>
              <w:fldChar w:fldCharType="begin"/>
            </w:r>
            <w:r w:rsidR="00165D28">
              <w:rPr>
                <w:noProof/>
                <w:webHidden/>
              </w:rPr>
              <w:instrText xml:space="preserve"> PAGEREF _Toc36645209 \h </w:instrText>
            </w:r>
            <w:r w:rsidR="00165D28">
              <w:rPr>
                <w:noProof/>
                <w:webHidden/>
              </w:rPr>
            </w:r>
            <w:r w:rsidR="00165D28">
              <w:rPr>
                <w:noProof/>
                <w:webHidden/>
              </w:rPr>
              <w:fldChar w:fldCharType="separate"/>
            </w:r>
            <w:r w:rsidR="0094512E">
              <w:rPr>
                <w:noProof/>
                <w:webHidden/>
              </w:rPr>
              <w:t>16</w:t>
            </w:r>
            <w:r w:rsidR="00165D28">
              <w:rPr>
                <w:noProof/>
                <w:webHidden/>
              </w:rPr>
              <w:fldChar w:fldCharType="end"/>
            </w:r>
          </w:hyperlink>
        </w:p>
        <w:p w14:paraId="0ACC6AB7" w14:textId="68B42F60" w:rsidR="00165D28" w:rsidRDefault="00000000">
          <w:pPr>
            <w:pStyle w:val="TOC1"/>
            <w:rPr>
              <w:rFonts w:asciiTheme="minorHAnsi" w:eastAsiaTheme="minorEastAsia" w:hAnsiTheme="minorHAnsi" w:cstheme="minorBidi"/>
              <w:noProof/>
              <w:szCs w:val="22"/>
              <w:lang w:eastAsia="en-US"/>
            </w:rPr>
          </w:pPr>
          <w:hyperlink w:anchor="_Toc36645210" w:history="1">
            <w:r w:rsidR="00165D28" w:rsidRPr="00777497">
              <w:rPr>
                <w:rStyle w:val="Hyperlink"/>
                <w:noProof/>
              </w:rPr>
              <w:t>RISK FACTORS</w:t>
            </w:r>
            <w:r w:rsidR="00165D28">
              <w:rPr>
                <w:noProof/>
                <w:webHidden/>
              </w:rPr>
              <w:tab/>
            </w:r>
            <w:r w:rsidR="00165D28">
              <w:rPr>
                <w:noProof/>
                <w:webHidden/>
              </w:rPr>
              <w:fldChar w:fldCharType="begin"/>
            </w:r>
            <w:r w:rsidR="00165D28">
              <w:rPr>
                <w:noProof/>
                <w:webHidden/>
              </w:rPr>
              <w:instrText xml:space="preserve"> PAGEREF _Toc36645210 \h </w:instrText>
            </w:r>
            <w:r w:rsidR="00165D28">
              <w:rPr>
                <w:noProof/>
                <w:webHidden/>
              </w:rPr>
            </w:r>
            <w:r w:rsidR="00165D28">
              <w:rPr>
                <w:noProof/>
                <w:webHidden/>
              </w:rPr>
              <w:fldChar w:fldCharType="separate"/>
            </w:r>
            <w:r w:rsidR="0094512E">
              <w:rPr>
                <w:noProof/>
                <w:webHidden/>
              </w:rPr>
              <w:t>17</w:t>
            </w:r>
            <w:r w:rsidR="00165D28">
              <w:rPr>
                <w:noProof/>
                <w:webHidden/>
              </w:rPr>
              <w:fldChar w:fldCharType="end"/>
            </w:r>
          </w:hyperlink>
        </w:p>
        <w:p w14:paraId="5F26B19D" w14:textId="1ECA2BD1" w:rsidR="00165D28" w:rsidRDefault="00000000">
          <w:pPr>
            <w:pStyle w:val="TOC1"/>
            <w:rPr>
              <w:rFonts w:asciiTheme="minorHAnsi" w:eastAsiaTheme="minorEastAsia" w:hAnsiTheme="minorHAnsi" w:cstheme="minorBidi"/>
              <w:noProof/>
              <w:szCs w:val="22"/>
              <w:lang w:eastAsia="en-US"/>
            </w:rPr>
          </w:pPr>
          <w:hyperlink w:anchor="_Toc36645211" w:history="1">
            <w:r w:rsidR="00A46E78" w:rsidRPr="00777497">
              <w:rPr>
                <w:rStyle w:val="Hyperlink"/>
                <w:bCs/>
                <w:noProof/>
              </w:rPr>
              <w:t>PERFORMANCE HISTORY</w:t>
            </w:r>
            <w:r w:rsidR="00A46E78">
              <w:rPr>
                <w:noProof/>
                <w:webHidden/>
              </w:rPr>
              <w:tab/>
            </w:r>
          </w:hyperlink>
          <w:r w:rsidR="00326D05">
            <w:rPr>
              <w:noProof/>
            </w:rPr>
            <w:t>20</w:t>
          </w:r>
        </w:p>
        <w:p w14:paraId="6A78CAA5" w14:textId="4CFFBA94" w:rsidR="00165D28" w:rsidRDefault="00000000">
          <w:pPr>
            <w:pStyle w:val="TOC1"/>
            <w:rPr>
              <w:rFonts w:asciiTheme="minorHAnsi" w:eastAsiaTheme="minorEastAsia" w:hAnsiTheme="minorHAnsi" w:cstheme="minorBidi"/>
              <w:noProof/>
              <w:szCs w:val="22"/>
              <w:lang w:eastAsia="en-US"/>
            </w:rPr>
          </w:pPr>
          <w:hyperlink w:anchor="_Toc36645212" w:history="1">
            <w:r w:rsidR="00165D28" w:rsidRPr="00777497">
              <w:rPr>
                <w:rStyle w:val="Hyperlink"/>
                <w:noProof/>
              </w:rPr>
              <w:t>ADDITIONAL INFORMATION</w:t>
            </w:r>
            <w:r w:rsidR="00165D28">
              <w:rPr>
                <w:noProof/>
                <w:webHidden/>
              </w:rPr>
              <w:tab/>
            </w:r>
          </w:hyperlink>
          <w:r w:rsidR="009E4416">
            <w:rPr>
              <w:noProof/>
            </w:rPr>
            <w:t>24</w:t>
          </w:r>
        </w:p>
        <w:p w14:paraId="37030A63" w14:textId="09A5AED0" w:rsidR="00165D28" w:rsidRDefault="00000000">
          <w:pPr>
            <w:pStyle w:val="TOC1"/>
            <w:rPr>
              <w:rFonts w:asciiTheme="minorHAnsi" w:eastAsiaTheme="minorEastAsia" w:hAnsiTheme="minorHAnsi" w:cstheme="minorBidi"/>
              <w:noProof/>
              <w:szCs w:val="22"/>
              <w:lang w:eastAsia="en-US"/>
            </w:rPr>
          </w:pPr>
          <w:hyperlink w:anchor="_Toc36645213" w:history="1">
            <w:r w:rsidR="00165D28" w:rsidRPr="00777497">
              <w:rPr>
                <w:rStyle w:val="Hyperlink"/>
                <w:noProof/>
              </w:rPr>
              <w:t>ACKNOWLEDGMENT OF RECEIPT OF DISCLOSURE DOCUMENT</w:t>
            </w:r>
            <w:r w:rsidR="00165D28">
              <w:rPr>
                <w:noProof/>
                <w:webHidden/>
              </w:rPr>
              <w:tab/>
            </w:r>
          </w:hyperlink>
          <w:r w:rsidR="00D108A5">
            <w:rPr>
              <w:noProof/>
            </w:rPr>
            <w:t>25</w:t>
          </w:r>
        </w:p>
        <w:p w14:paraId="2438F359" w14:textId="6A9A69F9" w:rsidR="003D0A23" w:rsidRDefault="00776EE5">
          <w:r>
            <w:fldChar w:fldCharType="end"/>
          </w:r>
        </w:p>
      </w:sdtContent>
    </w:sdt>
    <w:p w14:paraId="37DC6FC1" w14:textId="77777777" w:rsidR="00766D42" w:rsidRDefault="00766D42" w:rsidP="00766D42">
      <w:pPr>
        <w:pStyle w:val="TOC1"/>
        <w:tabs>
          <w:tab w:val="clear" w:pos="9000"/>
          <w:tab w:val="right" w:leader="dot" w:pos="8986"/>
        </w:tabs>
        <w:sectPr w:rsidR="00766D42" w:rsidSect="00A649B4">
          <w:headerReference w:type="even" r:id="rId10"/>
          <w:headerReference w:type="default" r:id="rId11"/>
          <w:footerReference w:type="even" r:id="rId12"/>
          <w:footerReference w:type="default" r:id="rId13"/>
          <w:headerReference w:type="first" r:id="rId14"/>
          <w:footerReference w:type="first" r:id="rId15"/>
          <w:type w:val="continuous"/>
          <w:pgSz w:w="12240" w:h="15840"/>
          <w:pgMar w:top="2195" w:right="1627" w:bottom="2391" w:left="1627" w:header="1911" w:footer="1911" w:gutter="0"/>
          <w:cols w:space="720"/>
          <w:docGrid w:linePitch="360"/>
        </w:sectPr>
      </w:pPr>
    </w:p>
    <w:p w14:paraId="1EB81176" w14:textId="77777777" w:rsidR="00C825D5" w:rsidRDefault="00C825D5" w:rsidP="00C825D5">
      <w:pPr>
        <w:pStyle w:val="TOCHeading"/>
      </w:pPr>
      <w:r>
        <w:t>Exhibits</w:t>
      </w:r>
    </w:p>
    <w:p w14:paraId="1682A73F" w14:textId="77777777" w:rsidR="00C825D5" w:rsidRPr="00337EE0" w:rsidRDefault="00C825D5" w:rsidP="00C825D5">
      <w:pPr>
        <w:rPr>
          <w:rFonts w:cs="Arial"/>
        </w:rPr>
      </w:pPr>
    </w:p>
    <w:p w14:paraId="2D56EB63" w14:textId="77777777" w:rsidR="00C825D5" w:rsidRDefault="00B34AC3" w:rsidP="00C825D5">
      <w:pPr>
        <w:rPr>
          <w:rFonts w:cs="Arial"/>
          <w:szCs w:val="22"/>
        </w:rPr>
      </w:pPr>
      <w:r>
        <w:rPr>
          <w:rFonts w:ascii="Arial" w:hAnsi="Arial" w:cs="Arial"/>
          <w:sz w:val="22"/>
          <w:szCs w:val="22"/>
        </w:rPr>
        <w:t>ADVISORY AGREEMENT</w:t>
      </w:r>
      <w:r w:rsidR="00C825D5" w:rsidRPr="008F4938">
        <w:rPr>
          <w:rFonts w:ascii="Arial" w:hAnsi="Arial" w:cs="Arial"/>
          <w:sz w:val="22"/>
          <w:szCs w:val="22"/>
        </w:rPr>
        <w:t xml:space="preserve"> …………</w:t>
      </w:r>
      <w:r w:rsidR="008236A2">
        <w:rPr>
          <w:rFonts w:ascii="Arial" w:hAnsi="Arial" w:cs="Arial"/>
          <w:sz w:val="22"/>
          <w:szCs w:val="22"/>
        </w:rPr>
        <w:t>…</w:t>
      </w:r>
      <w:r w:rsidR="00C825D5" w:rsidRPr="008F4938">
        <w:rPr>
          <w:rFonts w:ascii="Arial" w:hAnsi="Arial" w:cs="Arial"/>
          <w:sz w:val="22"/>
          <w:szCs w:val="22"/>
        </w:rPr>
        <w:t>…………………</w:t>
      </w:r>
      <w:r w:rsidR="008236A2">
        <w:rPr>
          <w:rFonts w:ascii="Arial" w:hAnsi="Arial" w:cs="Arial"/>
          <w:sz w:val="22"/>
          <w:szCs w:val="22"/>
        </w:rPr>
        <w:t>.</w:t>
      </w:r>
      <w:r w:rsidR="00C825D5" w:rsidRPr="008F4938">
        <w:rPr>
          <w:rFonts w:ascii="Arial" w:hAnsi="Arial" w:cs="Arial"/>
          <w:sz w:val="22"/>
          <w:szCs w:val="22"/>
        </w:rPr>
        <w:t>…………</w:t>
      </w:r>
      <w:r w:rsidR="008E3E05" w:rsidRPr="008F4938">
        <w:rPr>
          <w:rFonts w:ascii="Arial" w:hAnsi="Arial" w:cs="Arial"/>
          <w:sz w:val="22"/>
          <w:szCs w:val="22"/>
        </w:rPr>
        <w:t>…</w:t>
      </w:r>
      <w:r w:rsidR="008E3E05">
        <w:rPr>
          <w:rFonts w:ascii="Arial" w:hAnsi="Arial" w:cs="Arial"/>
          <w:sz w:val="22"/>
          <w:szCs w:val="22"/>
        </w:rPr>
        <w:t>.</w:t>
      </w:r>
      <w:r w:rsidR="00C825D5" w:rsidRPr="008F4938">
        <w:rPr>
          <w:rFonts w:ascii="Arial" w:hAnsi="Arial" w:cs="Arial"/>
          <w:sz w:val="22"/>
          <w:szCs w:val="22"/>
        </w:rPr>
        <w:t>………………….</w:t>
      </w:r>
      <w:r w:rsidR="00C825D5">
        <w:rPr>
          <w:rFonts w:ascii="Arial" w:hAnsi="Arial" w:cs="Arial"/>
          <w:sz w:val="22"/>
          <w:szCs w:val="22"/>
        </w:rPr>
        <w:t>.......</w:t>
      </w:r>
      <w:r w:rsidR="00C825D5" w:rsidRPr="008F4938">
        <w:rPr>
          <w:rFonts w:ascii="Arial" w:hAnsi="Arial" w:cs="Arial"/>
          <w:sz w:val="22"/>
          <w:szCs w:val="22"/>
        </w:rPr>
        <w:t>..</w:t>
      </w:r>
      <w:r w:rsidR="00861406">
        <w:rPr>
          <w:rFonts w:ascii="Arial" w:hAnsi="Arial" w:cs="Arial"/>
          <w:sz w:val="22"/>
          <w:szCs w:val="22"/>
        </w:rPr>
        <w:t xml:space="preserve"> </w:t>
      </w:r>
      <w:r w:rsidR="00540A1B">
        <w:rPr>
          <w:rFonts w:ascii="Arial" w:hAnsi="Arial" w:cs="Arial"/>
          <w:sz w:val="22"/>
          <w:szCs w:val="22"/>
        </w:rPr>
        <w:t>A</w:t>
      </w:r>
    </w:p>
    <w:p w14:paraId="7A910416" w14:textId="77777777" w:rsidR="00C825D5" w:rsidRPr="00337EE0" w:rsidRDefault="00B34AC3" w:rsidP="00C825D5">
      <w:pPr>
        <w:rPr>
          <w:rFonts w:cs="Arial"/>
          <w:szCs w:val="22"/>
        </w:rPr>
      </w:pPr>
      <w:r>
        <w:rPr>
          <w:rFonts w:ascii="Arial" w:hAnsi="Arial" w:cs="Arial"/>
          <w:sz w:val="22"/>
          <w:szCs w:val="22"/>
        </w:rPr>
        <w:t>FEE PAYMENT AUTHORIZATION</w:t>
      </w:r>
      <w:r w:rsidR="008236A2">
        <w:rPr>
          <w:rFonts w:ascii="Arial" w:hAnsi="Arial" w:cs="Arial"/>
          <w:sz w:val="22"/>
          <w:szCs w:val="22"/>
        </w:rPr>
        <w:t>….</w:t>
      </w:r>
      <w:r w:rsidR="00C825D5">
        <w:rPr>
          <w:rFonts w:ascii="Arial" w:hAnsi="Arial" w:cs="Arial"/>
          <w:sz w:val="22"/>
          <w:szCs w:val="22"/>
        </w:rPr>
        <w:t>…………………</w:t>
      </w:r>
      <w:r w:rsidR="008236A2">
        <w:rPr>
          <w:rFonts w:ascii="Arial" w:hAnsi="Arial" w:cs="Arial"/>
          <w:sz w:val="22"/>
          <w:szCs w:val="22"/>
        </w:rPr>
        <w:t>.</w:t>
      </w:r>
      <w:r w:rsidR="004047B0">
        <w:rPr>
          <w:rFonts w:ascii="Arial" w:hAnsi="Arial" w:cs="Arial"/>
          <w:sz w:val="22"/>
          <w:szCs w:val="22"/>
        </w:rPr>
        <w:t>………………………………………..</w:t>
      </w:r>
      <w:r w:rsidR="00540A1B">
        <w:rPr>
          <w:rFonts w:ascii="Arial" w:hAnsi="Arial" w:cs="Arial"/>
          <w:sz w:val="22"/>
          <w:szCs w:val="22"/>
        </w:rPr>
        <w:t>B</w:t>
      </w:r>
    </w:p>
    <w:p w14:paraId="2856B901" w14:textId="77777777" w:rsidR="004047B0" w:rsidRPr="00CB3E99" w:rsidRDefault="00B34AC3" w:rsidP="003429AF">
      <w:pPr>
        <w:rPr>
          <w:rFonts w:cs="Arial"/>
          <w:szCs w:val="22"/>
        </w:rPr>
      </w:pPr>
      <w:r>
        <w:rPr>
          <w:rFonts w:ascii="Arial" w:hAnsi="Arial" w:cs="Arial"/>
          <w:sz w:val="22"/>
          <w:szCs w:val="22"/>
        </w:rPr>
        <w:t>ARBITRATION AGREEMENT</w:t>
      </w:r>
      <w:r w:rsidR="00C825D5" w:rsidRPr="008F4938">
        <w:rPr>
          <w:rFonts w:ascii="Arial" w:hAnsi="Arial" w:cs="Arial"/>
          <w:sz w:val="22"/>
          <w:szCs w:val="22"/>
        </w:rPr>
        <w:t xml:space="preserve"> …………</w:t>
      </w:r>
      <w:r w:rsidR="008236A2">
        <w:rPr>
          <w:rFonts w:ascii="Arial" w:hAnsi="Arial" w:cs="Arial"/>
          <w:sz w:val="22"/>
          <w:szCs w:val="22"/>
        </w:rPr>
        <w:t>……….</w:t>
      </w:r>
      <w:r w:rsidR="00C825D5" w:rsidRPr="008F4938">
        <w:rPr>
          <w:rFonts w:ascii="Arial" w:hAnsi="Arial" w:cs="Arial"/>
          <w:sz w:val="22"/>
          <w:szCs w:val="22"/>
        </w:rPr>
        <w:t>……</w:t>
      </w:r>
      <w:r w:rsidR="008236A2">
        <w:rPr>
          <w:rFonts w:ascii="Arial" w:hAnsi="Arial" w:cs="Arial"/>
          <w:sz w:val="22"/>
          <w:szCs w:val="22"/>
        </w:rPr>
        <w:t>.</w:t>
      </w:r>
      <w:r w:rsidR="00C825D5" w:rsidRPr="008F4938">
        <w:rPr>
          <w:rFonts w:ascii="Arial" w:hAnsi="Arial" w:cs="Arial"/>
          <w:sz w:val="22"/>
          <w:szCs w:val="22"/>
        </w:rPr>
        <w:t>……………</w:t>
      </w:r>
      <w:r w:rsidR="008E3E05" w:rsidRPr="008F4938">
        <w:rPr>
          <w:rFonts w:ascii="Arial" w:hAnsi="Arial" w:cs="Arial"/>
          <w:sz w:val="22"/>
          <w:szCs w:val="22"/>
        </w:rPr>
        <w:t>…</w:t>
      </w:r>
      <w:r w:rsidR="008E3E05">
        <w:rPr>
          <w:rFonts w:ascii="Arial" w:hAnsi="Arial" w:cs="Arial"/>
          <w:sz w:val="22"/>
          <w:szCs w:val="22"/>
        </w:rPr>
        <w:t>.</w:t>
      </w:r>
      <w:r w:rsidR="00C825D5" w:rsidRPr="008F4938">
        <w:rPr>
          <w:rFonts w:ascii="Arial" w:hAnsi="Arial" w:cs="Arial"/>
          <w:sz w:val="22"/>
          <w:szCs w:val="22"/>
        </w:rPr>
        <w:t>…………………</w:t>
      </w:r>
      <w:r w:rsidR="00C825D5">
        <w:rPr>
          <w:rFonts w:ascii="Arial" w:hAnsi="Arial" w:cs="Arial"/>
          <w:sz w:val="22"/>
          <w:szCs w:val="22"/>
        </w:rPr>
        <w:t>……..</w:t>
      </w:r>
      <w:r w:rsidR="00C825D5" w:rsidRPr="008F4938">
        <w:rPr>
          <w:rFonts w:ascii="Arial" w:hAnsi="Arial" w:cs="Arial"/>
          <w:sz w:val="22"/>
          <w:szCs w:val="22"/>
        </w:rPr>
        <w:t>.</w:t>
      </w:r>
      <w:r w:rsidR="004047B0">
        <w:rPr>
          <w:rFonts w:ascii="Arial" w:hAnsi="Arial" w:cs="Arial"/>
          <w:sz w:val="22"/>
          <w:szCs w:val="22"/>
        </w:rPr>
        <w:t>.</w:t>
      </w:r>
      <w:r w:rsidR="00540A1B">
        <w:rPr>
          <w:rFonts w:ascii="Arial" w:hAnsi="Arial" w:cs="Arial"/>
          <w:sz w:val="22"/>
          <w:szCs w:val="22"/>
        </w:rPr>
        <w:t>C</w:t>
      </w:r>
    </w:p>
    <w:p w14:paraId="22041C54" w14:textId="763BF22A" w:rsidR="003429AF" w:rsidRDefault="003429AF" w:rsidP="003429AF">
      <w:pPr>
        <w:rPr>
          <w:rFonts w:ascii="Arial" w:hAnsi="Arial" w:cs="Arial"/>
          <w:sz w:val="22"/>
          <w:szCs w:val="22"/>
        </w:rPr>
      </w:pPr>
      <w:r>
        <w:rPr>
          <w:rFonts w:ascii="Arial" w:hAnsi="Arial" w:cs="Arial"/>
          <w:sz w:val="22"/>
          <w:szCs w:val="22"/>
        </w:rPr>
        <w:t>PRIVACY POLICY…………... ………………………………………</w:t>
      </w:r>
      <w:r w:rsidR="008E3E05">
        <w:rPr>
          <w:rFonts w:ascii="Arial" w:hAnsi="Arial" w:cs="Arial"/>
          <w:sz w:val="22"/>
          <w:szCs w:val="22"/>
        </w:rPr>
        <w:t>….</w:t>
      </w:r>
      <w:r>
        <w:rPr>
          <w:rFonts w:ascii="Arial" w:hAnsi="Arial" w:cs="Arial"/>
          <w:sz w:val="22"/>
          <w:szCs w:val="22"/>
        </w:rPr>
        <w:t>………………………...</w:t>
      </w:r>
      <w:r w:rsidR="00540A1B">
        <w:rPr>
          <w:rFonts w:ascii="Arial" w:hAnsi="Arial" w:cs="Arial"/>
          <w:sz w:val="22"/>
          <w:szCs w:val="22"/>
        </w:rPr>
        <w:t>D</w:t>
      </w:r>
    </w:p>
    <w:p w14:paraId="74C61B62" w14:textId="68AF79F1" w:rsidR="00825E4B" w:rsidRDefault="00825E4B" w:rsidP="003429AF">
      <w:pPr>
        <w:rPr>
          <w:rFonts w:cs="Arial"/>
          <w:szCs w:val="22"/>
        </w:rPr>
      </w:pPr>
    </w:p>
    <w:p w14:paraId="35BEDD48" w14:textId="77777777" w:rsidR="003429AF" w:rsidRDefault="003429AF" w:rsidP="00766D42"/>
    <w:p w14:paraId="12BF8880" w14:textId="55D05E4F" w:rsidR="00825E4B" w:rsidRDefault="00825E4B" w:rsidP="00766D42">
      <w:pPr>
        <w:sectPr w:rsidR="00825E4B" w:rsidSect="00A649B4">
          <w:headerReference w:type="even" r:id="rId16"/>
          <w:headerReference w:type="default" r:id="rId17"/>
          <w:footerReference w:type="even" r:id="rId18"/>
          <w:footerReference w:type="default" r:id="rId19"/>
          <w:headerReference w:type="first" r:id="rId20"/>
          <w:footerReference w:type="first" r:id="rId21"/>
          <w:type w:val="continuous"/>
          <w:pgSz w:w="12240" w:h="15840"/>
          <w:pgMar w:top="2195" w:right="1627" w:bottom="2391" w:left="1627" w:header="1911" w:footer="1911" w:gutter="0"/>
          <w:cols w:space="720"/>
          <w:docGrid w:linePitch="360"/>
        </w:sectPr>
      </w:pPr>
    </w:p>
    <w:p w14:paraId="58E46300" w14:textId="77777777" w:rsidR="00766D42" w:rsidRDefault="00766D42" w:rsidP="00766D42">
      <w:pPr>
        <w:pStyle w:val="PlainText"/>
        <w:spacing w:line="276" w:lineRule="auto"/>
        <w:ind w:firstLine="720"/>
        <w:rPr>
          <w:rFonts w:ascii="Arial" w:hAnsi="Arial"/>
          <w:sz w:val="22"/>
        </w:rPr>
      </w:pPr>
    </w:p>
    <w:p w14:paraId="2EA2BF37" w14:textId="77777777" w:rsidR="006A4627" w:rsidRDefault="006A4627" w:rsidP="00766D42">
      <w:pPr>
        <w:pStyle w:val="Heading1"/>
        <w:tabs>
          <w:tab w:val="clear" w:pos="4500"/>
          <w:tab w:val="clear" w:pos="8499"/>
          <w:tab w:val="clear" w:pos="8640"/>
        </w:tabs>
        <w:spacing w:line="480" w:lineRule="auto"/>
        <w:rPr>
          <w:sz w:val="26"/>
        </w:rPr>
      </w:pPr>
    </w:p>
    <w:p w14:paraId="57B76B38" w14:textId="77777777" w:rsidR="006A4627" w:rsidRDefault="006A4627" w:rsidP="00766D42">
      <w:pPr>
        <w:pStyle w:val="Heading1"/>
        <w:tabs>
          <w:tab w:val="clear" w:pos="4500"/>
          <w:tab w:val="clear" w:pos="8499"/>
          <w:tab w:val="clear" w:pos="8640"/>
        </w:tabs>
        <w:spacing w:line="480" w:lineRule="auto"/>
        <w:rPr>
          <w:sz w:val="26"/>
        </w:rPr>
      </w:pPr>
    </w:p>
    <w:p w14:paraId="3AD2B9C7" w14:textId="77777777" w:rsidR="006A4627" w:rsidRDefault="006A4627" w:rsidP="00766D42">
      <w:pPr>
        <w:pStyle w:val="Heading1"/>
        <w:tabs>
          <w:tab w:val="clear" w:pos="4500"/>
          <w:tab w:val="clear" w:pos="8499"/>
          <w:tab w:val="clear" w:pos="8640"/>
        </w:tabs>
        <w:spacing w:line="480" w:lineRule="auto"/>
        <w:rPr>
          <w:sz w:val="26"/>
        </w:rPr>
      </w:pPr>
    </w:p>
    <w:p w14:paraId="150F0A76" w14:textId="77777777" w:rsidR="006A4627" w:rsidRDefault="006A4627" w:rsidP="00766D42">
      <w:pPr>
        <w:pStyle w:val="Heading1"/>
        <w:tabs>
          <w:tab w:val="clear" w:pos="4500"/>
          <w:tab w:val="clear" w:pos="8499"/>
          <w:tab w:val="clear" w:pos="8640"/>
        </w:tabs>
        <w:spacing w:line="480" w:lineRule="auto"/>
        <w:rPr>
          <w:sz w:val="26"/>
        </w:rPr>
      </w:pPr>
    </w:p>
    <w:p w14:paraId="4CB6E24C" w14:textId="412DCC9A" w:rsidR="00766D42" w:rsidRDefault="00766D42" w:rsidP="00766D42">
      <w:pPr>
        <w:pStyle w:val="Heading1"/>
        <w:tabs>
          <w:tab w:val="clear" w:pos="4500"/>
          <w:tab w:val="clear" w:pos="8499"/>
          <w:tab w:val="clear" w:pos="8640"/>
        </w:tabs>
        <w:spacing w:line="480" w:lineRule="auto"/>
        <w:rPr>
          <w:sz w:val="22"/>
          <w:szCs w:val="22"/>
        </w:rPr>
      </w:pPr>
      <w:bookmarkStart w:id="1" w:name="_Toc36645201"/>
      <w:r>
        <w:rPr>
          <w:sz w:val="26"/>
        </w:rPr>
        <w:t>INTRODUCTION</w:t>
      </w:r>
      <w:bookmarkEnd w:id="1"/>
    </w:p>
    <w:p w14:paraId="1F145BA6" w14:textId="6DE97EDD" w:rsidR="00766D42" w:rsidRDefault="00766D42" w:rsidP="00766D42">
      <w:pPr>
        <w:autoSpaceDE w:val="0"/>
        <w:rPr>
          <w:sz w:val="22"/>
        </w:rPr>
      </w:pPr>
      <w:r>
        <w:rPr>
          <w:rFonts w:ascii="Arial" w:hAnsi="Arial"/>
          <w:sz w:val="22"/>
          <w:szCs w:val="22"/>
        </w:rPr>
        <w:tab/>
        <w:t xml:space="preserve">The firm is organized as a sole proprietorship. Ryan DeGaris'(the “Advisor”) place of business is located at </w:t>
      </w:r>
      <w:r w:rsidR="00F0407D">
        <w:rPr>
          <w:rFonts w:ascii="Arial" w:hAnsi="Arial"/>
          <w:sz w:val="22"/>
          <w:szCs w:val="22"/>
        </w:rPr>
        <w:t>44885 Bouchaine St, Temecula CA 92592</w:t>
      </w:r>
      <w:r>
        <w:rPr>
          <w:rFonts w:ascii="Arial" w:hAnsi="Arial"/>
          <w:sz w:val="22"/>
          <w:szCs w:val="22"/>
        </w:rPr>
        <w:t xml:space="preserve">. All books and records pertaining to the business of the Advisor will be maintained at the above address. The Advisor intends to use this document as </w:t>
      </w:r>
      <w:r w:rsidR="006E31FD">
        <w:rPr>
          <w:rFonts w:ascii="Arial" w:hAnsi="Arial"/>
          <w:sz w:val="22"/>
          <w:szCs w:val="22"/>
        </w:rPr>
        <w:t xml:space="preserve">of </w:t>
      </w:r>
      <w:ins w:id="2" w:author="Ryan DeGaris" w:date="2024-05-10T13:39:00Z" w16du:dateUtc="2024-05-10T20:39:00Z">
        <w:r w:rsidR="00857E65">
          <w:rPr>
            <w:rFonts w:ascii="Arial" w:hAnsi="Arial"/>
            <w:sz w:val="22"/>
            <w:szCs w:val="22"/>
          </w:rPr>
          <w:t>May 1</w:t>
        </w:r>
        <w:r w:rsidR="00857E65" w:rsidRPr="00857E65">
          <w:rPr>
            <w:rFonts w:ascii="Arial" w:hAnsi="Arial"/>
            <w:sz w:val="22"/>
            <w:szCs w:val="22"/>
            <w:vertAlign w:val="superscript"/>
            <w:rPrChange w:id="3" w:author="Ryan DeGaris" w:date="2024-05-10T13:39:00Z" w16du:dateUtc="2024-05-10T20:39:00Z">
              <w:rPr>
                <w:rFonts w:ascii="Arial" w:hAnsi="Arial"/>
                <w:sz w:val="22"/>
                <w:szCs w:val="22"/>
              </w:rPr>
            </w:rPrChange>
          </w:rPr>
          <w:t>st</w:t>
        </w:r>
        <w:r w:rsidR="00857E65">
          <w:rPr>
            <w:rFonts w:ascii="Arial" w:hAnsi="Arial"/>
            <w:sz w:val="22"/>
            <w:szCs w:val="22"/>
          </w:rPr>
          <w:t xml:space="preserve"> 2024.</w:t>
        </w:r>
      </w:ins>
      <w:del w:id="4" w:author="Ryan DeGaris" w:date="2024-05-10T13:39:00Z" w16du:dateUtc="2024-05-10T20:39:00Z">
        <w:r w:rsidR="000A0CE9" w:rsidDel="00857E65">
          <w:rPr>
            <w:rFonts w:ascii="Arial" w:hAnsi="Arial"/>
            <w:sz w:val="22"/>
            <w:szCs w:val="22"/>
          </w:rPr>
          <w:delText>September</w:delText>
        </w:r>
        <w:r w:rsidR="00D44338" w:rsidDel="00857E65">
          <w:rPr>
            <w:rFonts w:ascii="Arial" w:hAnsi="Arial"/>
            <w:sz w:val="22"/>
            <w:szCs w:val="22"/>
          </w:rPr>
          <w:delText xml:space="preserve"> </w:delText>
        </w:r>
      </w:del>
      <w:del w:id="5" w:author="Ryan DeGaris" w:date="2024-05-10T13:38:00Z" w16du:dateUtc="2024-05-10T20:38:00Z">
        <w:r w:rsidR="00605FEF" w:rsidDel="00857E65">
          <w:rPr>
            <w:rFonts w:ascii="Arial" w:hAnsi="Arial"/>
            <w:sz w:val="22"/>
            <w:szCs w:val="22"/>
          </w:rPr>
          <w:delText>1</w:delText>
        </w:r>
        <w:r w:rsidR="00605FEF" w:rsidRPr="00095480" w:rsidDel="00857E65">
          <w:rPr>
            <w:rFonts w:ascii="Arial" w:hAnsi="Arial"/>
            <w:sz w:val="22"/>
            <w:szCs w:val="22"/>
            <w:vertAlign w:val="superscript"/>
          </w:rPr>
          <w:delText>st</w:delText>
        </w:r>
        <w:r w:rsidR="00605FEF" w:rsidDel="00857E65">
          <w:rPr>
            <w:rFonts w:ascii="Arial" w:hAnsi="Arial"/>
            <w:sz w:val="22"/>
            <w:szCs w:val="22"/>
          </w:rPr>
          <w:delText xml:space="preserve"> 20</w:delText>
        </w:r>
        <w:r w:rsidR="00D44338" w:rsidDel="00857E65">
          <w:rPr>
            <w:rFonts w:ascii="Arial" w:hAnsi="Arial"/>
            <w:sz w:val="22"/>
            <w:szCs w:val="22"/>
          </w:rPr>
          <w:delText>2</w:delText>
        </w:r>
        <w:r w:rsidR="000A0CE9" w:rsidDel="00857E65">
          <w:rPr>
            <w:rFonts w:ascii="Arial" w:hAnsi="Arial"/>
            <w:sz w:val="22"/>
            <w:szCs w:val="22"/>
          </w:rPr>
          <w:delText>2</w:delText>
        </w:r>
      </w:del>
      <w:r>
        <w:rPr>
          <w:rFonts w:ascii="Arial" w:hAnsi="Arial"/>
          <w:sz w:val="22"/>
          <w:szCs w:val="22"/>
        </w:rPr>
        <w:t xml:space="preserve">. </w:t>
      </w:r>
    </w:p>
    <w:p w14:paraId="6B0CA134" w14:textId="77777777" w:rsidR="00766D42" w:rsidRDefault="00766D42" w:rsidP="00766D42">
      <w:pPr>
        <w:autoSpaceDE w:val="0"/>
        <w:rPr>
          <w:sz w:val="22"/>
        </w:rPr>
      </w:pPr>
    </w:p>
    <w:p w14:paraId="5E91470B" w14:textId="77777777" w:rsidR="00766D42" w:rsidRDefault="00766D42" w:rsidP="00766D42">
      <w:pPr>
        <w:pStyle w:val="Heading1"/>
        <w:tabs>
          <w:tab w:val="clear" w:pos="4500"/>
          <w:tab w:val="clear" w:pos="8499"/>
          <w:tab w:val="clear" w:pos="8640"/>
        </w:tabs>
        <w:spacing w:line="480" w:lineRule="auto"/>
        <w:rPr>
          <w:sz w:val="22"/>
        </w:rPr>
      </w:pPr>
      <w:bookmarkStart w:id="6" w:name="_Toc36645202"/>
      <w:r>
        <w:rPr>
          <w:sz w:val="26"/>
        </w:rPr>
        <w:t>DESCRIPTION OF THE ADVISOR</w:t>
      </w:r>
      <w:bookmarkEnd w:id="6"/>
    </w:p>
    <w:p w14:paraId="065F5448" w14:textId="35D64341" w:rsidR="004F4CFC" w:rsidRDefault="00D14521">
      <w:pPr>
        <w:spacing w:line="360" w:lineRule="auto"/>
        <w:jc w:val="center"/>
        <w:rPr>
          <w:rFonts w:cs="Arial"/>
          <w:sz w:val="22"/>
          <w:szCs w:val="22"/>
        </w:rPr>
      </w:pPr>
      <w:r w:rsidRPr="00D14521">
        <w:rPr>
          <w:rFonts w:ascii="Arial" w:hAnsi="Arial" w:cs="Arial"/>
          <w:b/>
          <w:sz w:val="22"/>
          <w:szCs w:val="22"/>
        </w:rPr>
        <w:t xml:space="preserve">The Advisor was registered as a commodity trading advisor (CTA) with the Commodity Futures Trading Commission (the CFTC) on </w:t>
      </w:r>
      <w:r w:rsidR="006E31FD" w:rsidRPr="00D14521">
        <w:rPr>
          <w:rFonts w:ascii="Arial" w:hAnsi="Arial" w:cs="Arial"/>
          <w:b/>
          <w:sz w:val="22"/>
          <w:szCs w:val="22"/>
        </w:rPr>
        <w:t>02/02/2009 and</w:t>
      </w:r>
      <w:r w:rsidRPr="00D14521">
        <w:rPr>
          <w:rFonts w:ascii="Arial" w:hAnsi="Arial" w:cs="Arial"/>
          <w:b/>
          <w:sz w:val="22"/>
          <w:szCs w:val="22"/>
        </w:rPr>
        <w:t xml:space="preserve"> became a member of the National Futures Association (the NFA) on 02/06/2009.</w:t>
      </w:r>
    </w:p>
    <w:p w14:paraId="1230F51F" w14:textId="0954039C" w:rsidR="004F4CFC" w:rsidRDefault="00D14521">
      <w:pPr>
        <w:spacing w:line="360" w:lineRule="auto"/>
        <w:jc w:val="center"/>
        <w:rPr>
          <w:rFonts w:cs="Arial"/>
          <w:sz w:val="22"/>
          <w:szCs w:val="22"/>
        </w:rPr>
      </w:pPr>
      <w:r w:rsidRPr="00D14521">
        <w:rPr>
          <w:rFonts w:ascii="Arial" w:hAnsi="Arial" w:cs="Arial"/>
          <w:b/>
          <w:sz w:val="22"/>
          <w:szCs w:val="22"/>
        </w:rPr>
        <w:t xml:space="preserve">The Advisor’s address is </w:t>
      </w:r>
      <w:r w:rsidR="00C0376E">
        <w:rPr>
          <w:rFonts w:ascii="Arial" w:hAnsi="Arial" w:cs="Arial"/>
          <w:b/>
          <w:sz w:val="22"/>
          <w:szCs w:val="22"/>
        </w:rPr>
        <w:t>44885 Bouchaine St, Temecula CA 92592</w:t>
      </w:r>
      <w:r w:rsidRPr="00D14521">
        <w:rPr>
          <w:rFonts w:ascii="Arial" w:hAnsi="Arial" w:cs="Arial"/>
          <w:b/>
          <w:sz w:val="22"/>
          <w:szCs w:val="22"/>
        </w:rPr>
        <w:t>.  Its telephone number is (951) 813-0953.</w:t>
      </w:r>
    </w:p>
    <w:p w14:paraId="7B386B1E" w14:textId="77777777" w:rsidR="00766D42" w:rsidRDefault="00766D42" w:rsidP="00766D42">
      <w:pPr>
        <w:spacing w:line="276" w:lineRule="auto"/>
        <w:rPr>
          <w:rFonts w:ascii="Arial" w:hAnsi="Arial"/>
          <w:sz w:val="22"/>
        </w:rPr>
      </w:pPr>
    </w:p>
    <w:p w14:paraId="3E725B54" w14:textId="77777777" w:rsidR="00766D42" w:rsidRDefault="00766D42" w:rsidP="00766D42">
      <w:pPr>
        <w:pStyle w:val="BodyTextIndent2"/>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499"/>
          <w:tab w:val="clear" w:pos="8640"/>
        </w:tabs>
        <w:rPr>
          <w:rFonts w:ascii="Arial" w:hAnsi="Arial"/>
        </w:rPr>
      </w:pPr>
      <w:r>
        <w:rPr>
          <w:rFonts w:ascii="Arial" w:hAnsi="Arial"/>
        </w:rPr>
        <w:t>Ryan DeGaris is the Advisor’s sole principal and was listed as a principal of the firm on February 2, 2009. Ryan DeGaris was registered as an associated person (“AP”) of the firm on February 21, 2009</w:t>
      </w:r>
      <w:r w:rsidR="00394373">
        <w:rPr>
          <w:rFonts w:ascii="Arial" w:hAnsi="Arial"/>
        </w:rPr>
        <w:t xml:space="preserve"> and withdrawn on March 10, 2014. Registration was reinstated on March 3, 2015.</w:t>
      </w:r>
      <w:r w:rsidR="009D5D11">
        <w:rPr>
          <w:rFonts w:ascii="Arial" w:hAnsi="Arial"/>
        </w:rPr>
        <w:t xml:space="preserve"> Ryan DeGaris was listed as a principal of Sabre Mountain Capital, LLC an Introducing Broker firm on February 7</w:t>
      </w:r>
      <w:r w:rsidR="009D5D11" w:rsidRPr="00095480">
        <w:rPr>
          <w:rFonts w:ascii="Arial" w:hAnsi="Arial"/>
          <w:vertAlign w:val="superscript"/>
        </w:rPr>
        <w:t>th</w:t>
      </w:r>
      <w:r w:rsidR="009D5D11">
        <w:rPr>
          <w:rFonts w:ascii="Arial" w:hAnsi="Arial"/>
        </w:rPr>
        <w:t xml:space="preserve"> 2014 and was withdrawn on July 10</w:t>
      </w:r>
      <w:r w:rsidR="009D5D11" w:rsidRPr="00095480">
        <w:rPr>
          <w:rFonts w:ascii="Arial" w:hAnsi="Arial"/>
          <w:vertAlign w:val="superscript"/>
        </w:rPr>
        <w:t>th</w:t>
      </w:r>
      <w:r w:rsidR="009D5D11">
        <w:rPr>
          <w:rFonts w:ascii="Arial" w:hAnsi="Arial"/>
        </w:rPr>
        <w:t xml:space="preserve"> 2014. </w:t>
      </w:r>
      <w:r w:rsidR="00BB30D7">
        <w:rPr>
          <w:rFonts w:ascii="Arial" w:hAnsi="Arial"/>
        </w:rPr>
        <w:t>Sabre Mountain Capital did not complete the NFA registration process and was withdrawn</w:t>
      </w:r>
      <w:r w:rsidR="00D91AAD">
        <w:rPr>
          <w:rFonts w:ascii="Arial" w:hAnsi="Arial"/>
        </w:rPr>
        <w:t xml:space="preserve"> on July 10</w:t>
      </w:r>
      <w:r w:rsidR="00D91AAD" w:rsidRPr="00095480">
        <w:rPr>
          <w:rFonts w:ascii="Arial" w:hAnsi="Arial"/>
          <w:vertAlign w:val="superscript"/>
        </w:rPr>
        <w:t>th</w:t>
      </w:r>
      <w:r w:rsidR="00D91AAD">
        <w:rPr>
          <w:rFonts w:ascii="Arial" w:hAnsi="Arial"/>
        </w:rPr>
        <w:t xml:space="preserve"> 2014.</w:t>
      </w:r>
    </w:p>
    <w:p w14:paraId="4426820D" w14:textId="77777777" w:rsidR="00766D42" w:rsidRDefault="00766D42" w:rsidP="00766D42">
      <w:pPr>
        <w:pStyle w:val="BodyTextIndent2"/>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499"/>
          <w:tab w:val="clear" w:pos="8640"/>
        </w:tabs>
        <w:rPr>
          <w:rFonts w:ascii="Arial" w:hAnsi="Arial"/>
        </w:rPr>
      </w:pPr>
    </w:p>
    <w:p w14:paraId="14581314" w14:textId="77777777" w:rsidR="00766D42" w:rsidRDefault="00766D42" w:rsidP="00766D42">
      <w:pPr>
        <w:pStyle w:val="BodyTextIndent2"/>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499"/>
          <w:tab w:val="clear" w:pos="8640"/>
        </w:tabs>
        <w:rPr>
          <w:rFonts w:ascii="Arial" w:hAnsi="Arial"/>
        </w:rPr>
      </w:pPr>
      <w:r>
        <w:rPr>
          <w:rFonts w:ascii="Arial" w:hAnsi="Arial"/>
          <w:b/>
        </w:rPr>
        <w:t>Ryan DeGaris.</w:t>
      </w:r>
      <w:r>
        <w:rPr>
          <w:rFonts w:ascii="Arial" w:hAnsi="Arial"/>
        </w:rPr>
        <w:t xml:space="preserve"> </w:t>
      </w:r>
      <w:r w:rsidR="000528D4">
        <w:rPr>
          <w:rFonts w:ascii="Arial" w:hAnsi="Arial"/>
        </w:rPr>
        <w:t xml:space="preserve">Mr. DeGaris </w:t>
      </w:r>
      <w:r w:rsidR="00F91EAB">
        <w:rPr>
          <w:rFonts w:ascii="Arial" w:hAnsi="Arial"/>
        </w:rPr>
        <w:t>currently dedicates the majority of his time trading with his</w:t>
      </w:r>
      <w:r w:rsidR="000528D4">
        <w:rPr>
          <w:rFonts w:ascii="Arial" w:hAnsi="Arial"/>
        </w:rPr>
        <w:t xml:space="preserve"> Commodity Trading Advisor for </w:t>
      </w:r>
      <w:r w:rsidR="00492FAD">
        <w:rPr>
          <w:rFonts w:ascii="Arial" w:hAnsi="Arial"/>
        </w:rPr>
        <w:t>Ryan DeGaris, CTA</w:t>
      </w:r>
      <w:r w:rsidR="000528D4">
        <w:rPr>
          <w:rFonts w:ascii="Arial" w:hAnsi="Arial"/>
        </w:rPr>
        <w:t>.  From</w:t>
      </w:r>
      <w:r>
        <w:rPr>
          <w:rFonts w:ascii="Arial" w:hAnsi="Arial"/>
        </w:rPr>
        <w:t xml:space="preserve"> </w:t>
      </w:r>
      <w:r w:rsidR="001E3E3F">
        <w:rPr>
          <w:rFonts w:ascii="Arial" w:hAnsi="Arial"/>
        </w:rPr>
        <w:t>March 2004</w:t>
      </w:r>
      <w:r>
        <w:rPr>
          <w:rFonts w:ascii="Arial" w:hAnsi="Arial"/>
        </w:rPr>
        <w:t xml:space="preserve"> until </w:t>
      </w:r>
      <w:r w:rsidR="000528D4">
        <w:rPr>
          <w:rFonts w:ascii="Arial" w:hAnsi="Arial"/>
        </w:rPr>
        <w:t>August 2012</w:t>
      </w:r>
      <w:r>
        <w:rPr>
          <w:rFonts w:ascii="Arial" w:hAnsi="Arial"/>
        </w:rPr>
        <w:t xml:space="preserve">, Mr. DeGaris </w:t>
      </w:r>
      <w:r w:rsidR="009F03AB">
        <w:rPr>
          <w:rFonts w:ascii="Arial" w:hAnsi="Arial"/>
        </w:rPr>
        <w:t>was</w:t>
      </w:r>
      <w:r>
        <w:rPr>
          <w:rFonts w:ascii="Arial" w:hAnsi="Arial"/>
        </w:rPr>
        <w:t xml:space="preserve"> employed by Abbott Vascular (formerly Guidant Corporation) as a Systems Analyst and Group Leader during which time has designed, developed and </w:t>
      </w:r>
      <w:r>
        <w:rPr>
          <w:rFonts w:ascii="Arial" w:hAnsi="Arial"/>
        </w:rPr>
        <w:lastRenderedPageBreak/>
        <w:t>maintained various desktop and web based applications. The main business of Abbott Vascular is in the field of medical devices</w:t>
      </w:r>
      <w:r w:rsidR="000D0093">
        <w:rPr>
          <w:rFonts w:ascii="Arial" w:hAnsi="Arial"/>
        </w:rPr>
        <w:t xml:space="preserve">. Since September 2012 Mr. DeGaris has been working full time in his position of CTA for </w:t>
      </w:r>
      <w:r w:rsidR="00492FAD">
        <w:rPr>
          <w:rFonts w:ascii="Arial" w:hAnsi="Arial"/>
        </w:rPr>
        <w:t>Ryan DeGaris, CTA</w:t>
      </w:r>
      <w:r w:rsidR="000D0093">
        <w:rPr>
          <w:rFonts w:ascii="Arial" w:hAnsi="Arial"/>
        </w:rPr>
        <w:t>.</w:t>
      </w:r>
    </w:p>
    <w:p w14:paraId="11E09E64" w14:textId="77777777" w:rsidR="00766D42" w:rsidRDefault="00766D42" w:rsidP="00766D42">
      <w:pPr>
        <w:spacing w:line="276" w:lineRule="auto"/>
        <w:ind w:firstLine="720"/>
        <w:rPr>
          <w:rFonts w:ascii="Arial" w:hAnsi="Arial"/>
          <w:sz w:val="22"/>
        </w:rPr>
      </w:pPr>
    </w:p>
    <w:p w14:paraId="712917AD" w14:textId="77777777" w:rsidR="00766D42" w:rsidRDefault="00766D42" w:rsidP="00766D42">
      <w:pPr>
        <w:pStyle w:val="BodyTextIndent2"/>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499"/>
          <w:tab w:val="clear" w:pos="8640"/>
        </w:tabs>
        <w:rPr>
          <w:rFonts w:ascii="Arial" w:hAnsi="Arial"/>
        </w:rPr>
      </w:pPr>
      <w:r>
        <w:rPr>
          <w:rFonts w:ascii="Arial" w:hAnsi="Arial"/>
        </w:rPr>
        <w:t xml:space="preserve">Mr. DeGaris received his education from Flinders University in South Australia graduating with a </w:t>
      </w:r>
      <w:r w:rsidR="00A565E0">
        <w:rPr>
          <w:rFonts w:ascii="Arial" w:hAnsi="Arial"/>
        </w:rPr>
        <w:t>Bachelor’s</w:t>
      </w:r>
      <w:r>
        <w:rPr>
          <w:rFonts w:ascii="Arial" w:hAnsi="Arial"/>
        </w:rPr>
        <w:t xml:space="preserve"> degree in Economics.</w:t>
      </w:r>
    </w:p>
    <w:p w14:paraId="507E2E46" w14:textId="77777777" w:rsidR="00766D42" w:rsidRDefault="00766D42" w:rsidP="00766D42">
      <w:pPr>
        <w:pStyle w:val="BodyTextIndent2"/>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499"/>
          <w:tab w:val="clear" w:pos="8640"/>
        </w:tabs>
        <w:rPr>
          <w:rFonts w:ascii="Arial" w:hAnsi="Arial"/>
        </w:rPr>
      </w:pPr>
    </w:p>
    <w:p w14:paraId="13C218F6" w14:textId="77777777" w:rsidR="00766D42" w:rsidRDefault="00766D42" w:rsidP="00766D42">
      <w:pPr>
        <w:pStyle w:val="BodyTextIndent2"/>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499"/>
          <w:tab w:val="clear" w:pos="8640"/>
        </w:tabs>
        <w:rPr>
          <w:rFonts w:ascii="Arial" w:hAnsi="Arial"/>
        </w:rPr>
      </w:pPr>
      <w:r>
        <w:rPr>
          <w:rFonts w:ascii="Arial" w:hAnsi="Arial"/>
        </w:rPr>
        <w:t>Mr. DeGaris maintains Internet web pages that provide information about the markets and some of the general trading methodologies some of which may be incorporated into the trading approach used to trade client accounts.</w:t>
      </w:r>
    </w:p>
    <w:p w14:paraId="18444D91" w14:textId="77777777" w:rsidR="00766D42" w:rsidRDefault="00766D42" w:rsidP="00766D42">
      <w:pPr>
        <w:pStyle w:val="BodyTextIndent2"/>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499"/>
          <w:tab w:val="clear" w:pos="8640"/>
        </w:tabs>
        <w:rPr>
          <w:rFonts w:ascii="Arial" w:hAnsi="Arial"/>
        </w:rPr>
      </w:pPr>
    </w:p>
    <w:p w14:paraId="0F606FFF" w14:textId="77777777" w:rsidR="00766D42" w:rsidRDefault="00766D42" w:rsidP="00766D42">
      <w:pPr>
        <w:autoSpaceDE w:val="0"/>
        <w:rPr>
          <w:rFonts w:ascii="Arial" w:hAnsi="Arial"/>
          <w:sz w:val="22"/>
          <w:szCs w:val="22"/>
        </w:rPr>
      </w:pPr>
      <w:r>
        <w:rPr>
          <w:rFonts w:ascii="Arial" w:hAnsi="Arial"/>
          <w:sz w:val="22"/>
          <w:szCs w:val="22"/>
        </w:rPr>
        <w:t>There have been no material administrative, civil or criminal proceedings pending, on appeal, or concluded against the Advisor or its principal within the past five years.</w:t>
      </w:r>
    </w:p>
    <w:p w14:paraId="01B54595" w14:textId="77777777" w:rsidR="00D6280C" w:rsidRDefault="00D6280C" w:rsidP="00766D42">
      <w:pPr>
        <w:autoSpaceDE w:val="0"/>
        <w:rPr>
          <w:rFonts w:ascii="Arial" w:hAnsi="Arial"/>
          <w:sz w:val="22"/>
          <w:szCs w:val="22"/>
        </w:rPr>
      </w:pPr>
    </w:p>
    <w:p w14:paraId="223B2498" w14:textId="0227A27F" w:rsidR="00D6280C" w:rsidRDefault="00D6280C" w:rsidP="00766D42">
      <w:pPr>
        <w:autoSpaceDE w:val="0"/>
        <w:rPr>
          <w:rFonts w:ascii="Arial" w:hAnsi="Arial"/>
          <w:sz w:val="22"/>
          <w:szCs w:val="22"/>
        </w:rPr>
      </w:pPr>
      <w:r>
        <w:rPr>
          <w:rFonts w:ascii="Arial" w:hAnsi="Arial"/>
          <w:sz w:val="22"/>
          <w:szCs w:val="22"/>
        </w:rPr>
        <w:t xml:space="preserve">The past trading performance for Mr.DeGaris can be found on Page </w:t>
      </w:r>
      <w:r w:rsidR="00714CF0">
        <w:rPr>
          <w:rFonts w:ascii="Arial" w:hAnsi="Arial"/>
          <w:sz w:val="22"/>
          <w:szCs w:val="22"/>
        </w:rPr>
        <w:t>20</w:t>
      </w:r>
      <w:r>
        <w:rPr>
          <w:rFonts w:ascii="Arial" w:hAnsi="Arial"/>
          <w:sz w:val="22"/>
          <w:szCs w:val="22"/>
        </w:rPr>
        <w:t xml:space="preserve"> of this document.</w:t>
      </w:r>
    </w:p>
    <w:p w14:paraId="51F7AF4A" w14:textId="77777777" w:rsidR="00766D42" w:rsidRDefault="00766D42" w:rsidP="00766D42">
      <w:pPr>
        <w:autoSpaceDE w:val="0"/>
        <w:rPr>
          <w:rFonts w:ascii="Arial" w:hAnsi="Arial"/>
          <w:sz w:val="22"/>
          <w:szCs w:val="22"/>
        </w:rPr>
      </w:pPr>
    </w:p>
    <w:p w14:paraId="260C9316" w14:textId="77777777" w:rsidR="00766D42" w:rsidRDefault="00766D42" w:rsidP="00766D42">
      <w:pPr>
        <w:spacing w:line="276" w:lineRule="auto"/>
        <w:rPr>
          <w:rFonts w:ascii="Arial" w:hAnsi="Arial"/>
          <w:sz w:val="22"/>
        </w:rPr>
      </w:pPr>
    </w:p>
    <w:p w14:paraId="4B73675E" w14:textId="77777777" w:rsidR="00766D42" w:rsidRDefault="00766D42" w:rsidP="00766D42"/>
    <w:p w14:paraId="255159B7" w14:textId="77777777" w:rsidR="00766D42" w:rsidRDefault="00766D42" w:rsidP="00766D42">
      <w:pPr>
        <w:pStyle w:val="Heading1"/>
        <w:tabs>
          <w:tab w:val="clear" w:pos="4500"/>
          <w:tab w:val="clear" w:pos="8499"/>
          <w:tab w:val="clear" w:pos="8640"/>
        </w:tabs>
        <w:spacing w:line="276" w:lineRule="auto"/>
        <w:rPr>
          <w:sz w:val="26"/>
        </w:rPr>
      </w:pPr>
      <w:bookmarkStart w:id="7" w:name="_Toc36645203"/>
      <w:r>
        <w:rPr>
          <w:sz w:val="26"/>
        </w:rPr>
        <w:t>THE TRADING PROGRAM</w:t>
      </w:r>
      <w:bookmarkEnd w:id="7"/>
    </w:p>
    <w:p w14:paraId="3CEB8FC8" w14:textId="77777777" w:rsidR="00766D42" w:rsidRDefault="00766D42" w:rsidP="00766D42">
      <w:pPr>
        <w:spacing w:line="276" w:lineRule="auto"/>
        <w:rPr>
          <w:rFonts w:ascii="Arial" w:hAnsi="Arial"/>
          <w:sz w:val="22"/>
        </w:rPr>
      </w:pPr>
    </w:p>
    <w:p w14:paraId="33F7BE61" w14:textId="77777777" w:rsidR="00766D42" w:rsidRDefault="00766D42" w:rsidP="00766D42">
      <w:pPr>
        <w:pStyle w:val="BodyTextIndent2"/>
        <w:rPr>
          <w:rFonts w:ascii="Arial" w:hAnsi="Arial" w:cs="Arial"/>
        </w:rPr>
      </w:pPr>
      <w:r>
        <w:rPr>
          <w:rFonts w:ascii="Arial" w:hAnsi="Arial" w:cs="Arial"/>
          <w:b/>
          <w:bCs/>
          <w:szCs w:val="22"/>
        </w:rPr>
        <w:t>General Discussion.</w:t>
      </w:r>
      <w:r>
        <w:rPr>
          <w:rFonts w:ascii="Arial" w:hAnsi="Arial" w:cs="Arial"/>
        </w:rPr>
        <w:t xml:space="preserve"> Futures traders basically rely on either of two types of analysis for their trading decisions, “technical” or “fundamental.” Technical analysis uses the theory that a study of the markets themselves will provide a means of anticipating price changes. Technical analysis generally will include a study of actual daily, weekly and monthly prices, volume, charts and other technical indicators for analysis. In contrast, fundamental analysis relies on a study and evolution of macro and microeconomic forces which affect the price of a futures contract such as supply and demand, changes in money supply, weather, exchange control programs and policies of various governments, national and international political and economic events, and changes in interest rates.</w:t>
      </w:r>
    </w:p>
    <w:p w14:paraId="424F5718" w14:textId="77777777" w:rsidR="00766D42" w:rsidRDefault="00766D42" w:rsidP="00766D42">
      <w:pPr>
        <w:pStyle w:val="BodyTextIndent2"/>
        <w:rPr>
          <w:rFonts w:ascii="Arial" w:hAnsi="Arial" w:cs="Arial"/>
          <w:szCs w:val="18"/>
        </w:rPr>
      </w:pPr>
    </w:p>
    <w:p w14:paraId="78CD14F9" w14:textId="77777777" w:rsidR="00766D42" w:rsidRDefault="00766D42" w:rsidP="00766D42">
      <w:pPr>
        <w:pStyle w:val="BodyTextIndent2"/>
        <w:rPr>
          <w:rFonts w:ascii="Arial" w:hAnsi="Arial" w:cs="Arial"/>
          <w:szCs w:val="22"/>
        </w:rPr>
      </w:pPr>
      <w:r>
        <w:rPr>
          <w:rFonts w:ascii="Arial" w:hAnsi="Arial" w:cs="Arial"/>
          <w:szCs w:val="22"/>
        </w:rPr>
        <w:t xml:space="preserve">Portfolio managers and their trading programs are classified as either "systematic" or "discretionary" or a varying combination to the two. Systematic managers trade by following non-emotional sets of trading rules often based on mathematical models of market behavior. Systematic managers use their judgment and intuition in designing their market models and trading systems. Discretionary managers, on the other hand, apply judgment and intuition in making every trading decision. </w:t>
      </w:r>
      <w:r>
        <w:rPr>
          <w:rFonts w:ascii="Arial" w:hAnsi="Arial" w:cs="Arial"/>
        </w:rPr>
        <w:t>T</w:t>
      </w:r>
      <w:r>
        <w:rPr>
          <w:rFonts w:ascii="Arial" w:hAnsi="Arial" w:cs="Arial"/>
          <w:szCs w:val="22"/>
        </w:rPr>
        <w:t xml:space="preserve">he Advisor’s Cycle Twin Trading Program is a </w:t>
      </w:r>
      <w:r w:rsidR="00B42078">
        <w:rPr>
          <w:rFonts w:ascii="Arial" w:hAnsi="Arial" w:cs="Arial"/>
          <w:szCs w:val="22"/>
        </w:rPr>
        <w:t xml:space="preserve">blend of </w:t>
      </w:r>
      <w:r w:rsidR="00B42078">
        <w:rPr>
          <w:rFonts w:ascii="Arial" w:hAnsi="Arial" w:cs="Arial"/>
          <w:szCs w:val="22"/>
        </w:rPr>
        <w:lastRenderedPageBreak/>
        <w:t>systemic and discretionary methods that obtains signals from computer models but does utilize the discretion of the trading advisor to override or initiate trades.</w:t>
      </w:r>
      <w:r>
        <w:rPr>
          <w:rFonts w:ascii="Arial" w:hAnsi="Arial" w:cs="Arial"/>
          <w:szCs w:val="22"/>
        </w:rPr>
        <w:t xml:space="preserve"> The Cycle Twin Program applies these principles in the form of proprietary indicators to the various markets.  The program then calculates pivotal areas of price action, areas where prices are likely to accelerate in the direction of the current trend.  Based on these price point calculations, trades are initiated in the appropriate Futures contract.  The design of the program provides for both long and short positions.  Further, The Advisor systematically ranks the predicted risk and reward of the various potential signals at any given time and the signal that best fits the Program’s risk management profile is chosen over other potential signals.  The program utilizes minimum cash for margin requirements and conservative risk management techniques to attempt to preserve capital The system has a focus on robust methods; those methods that which are not expected to lose validity over the years.</w:t>
      </w:r>
    </w:p>
    <w:p w14:paraId="6EAA8BD1" w14:textId="77777777" w:rsidR="00092520" w:rsidRDefault="00092520" w:rsidP="00766D42">
      <w:pPr>
        <w:pStyle w:val="BodyTextIndent2"/>
        <w:rPr>
          <w:rFonts w:ascii="Arial" w:hAnsi="Arial" w:cs="Arial"/>
          <w:szCs w:val="22"/>
        </w:rPr>
      </w:pPr>
    </w:p>
    <w:p w14:paraId="1FC2B867" w14:textId="77777777" w:rsidR="004F4CFC" w:rsidRDefault="00092520">
      <w:pPr>
        <w:pStyle w:val="BodyTextIndent2"/>
        <w:ind w:firstLine="0"/>
        <w:rPr>
          <w:rFonts w:ascii="Arial" w:hAnsi="Arial" w:cs="Arial"/>
          <w:szCs w:val="22"/>
        </w:rPr>
      </w:pPr>
      <w:r>
        <w:rPr>
          <w:rFonts w:ascii="Arial" w:hAnsi="Arial" w:cs="Arial"/>
          <w:szCs w:val="22"/>
        </w:rPr>
        <w:t xml:space="preserve">The Cycle Twin Trading Program </w:t>
      </w:r>
      <w:r w:rsidRPr="00092520">
        <w:rPr>
          <w:rFonts w:ascii="Arial" w:hAnsi="Arial" w:cs="Arial"/>
          <w:szCs w:val="22"/>
        </w:rPr>
        <w:t xml:space="preserve">began trading in </w:t>
      </w:r>
      <w:r>
        <w:rPr>
          <w:rFonts w:ascii="Arial" w:hAnsi="Arial" w:cs="Arial"/>
          <w:szCs w:val="22"/>
        </w:rPr>
        <w:t>September</w:t>
      </w:r>
      <w:r w:rsidRPr="00092520">
        <w:rPr>
          <w:rFonts w:ascii="Arial" w:hAnsi="Arial" w:cs="Arial"/>
          <w:szCs w:val="22"/>
        </w:rPr>
        <w:t xml:space="preserve"> </w:t>
      </w:r>
      <w:r>
        <w:rPr>
          <w:rFonts w:ascii="Arial" w:hAnsi="Arial" w:cs="Arial"/>
          <w:szCs w:val="22"/>
        </w:rPr>
        <w:t>2009</w:t>
      </w:r>
      <w:r w:rsidRPr="00092520">
        <w:rPr>
          <w:rFonts w:ascii="Arial" w:hAnsi="Arial" w:cs="Arial"/>
          <w:szCs w:val="22"/>
        </w:rPr>
        <w:t xml:space="preserve"> (See “Performance</w:t>
      </w:r>
      <w:r w:rsidR="001A697C">
        <w:rPr>
          <w:rFonts w:ascii="Arial" w:hAnsi="Arial" w:cs="Arial"/>
          <w:szCs w:val="22"/>
        </w:rPr>
        <w:t xml:space="preserve"> History</w:t>
      </w:r>
      <w:r w:rsidRPr="00092520">
        <w:rPr>
          <w:rFonts w:ascii="Arial" w:hAnsi="Arial" w:cs="Arial"/>
          <w:szCs w:val="22"/>
        </w:rPr>
        <w:t xml:space="preserve">”).  It is the </w:t>
      </w:r>
      <w:r>
        <w:rPr>
          <w:rFonts w:ascii="Arial" w:hAnsi="Arial" w:cs="Arial"/>
          <w:szCs w:val="22"/>
        </w:rPr>
        <w:t xml:space="preserve">only </w:t>
      </w:r>
      <w:r w:rsidRPr="00092520">
        <w:rPr>
          <w:rFonts w:ascii="Arial" w:hAnsi="Arial" w:cs="Arial"/>
          <w:szCs w:val="22"/>
        </w:rPr>
        <w:t xml:space="preserve">currently </w:t>
      </w:r>
      <w:r>
        <w:rPr>
          <w:rFonts w:ascii="Arial" w:hAnsi="Arial" w:cs="Arial"/>
          <w:szCs w:val="22"/>
        </w:rPr>
        <w:t>offered program offered by Mr. DeGaris.</w:t>
      </w:r>
    </w:p>
    <w:p w14:paraId="0C291B6B" w14:textId="77777777" w:rsidR="00766D42" w:rsidRDefault="00766D42" w:rsidP="00766D42">
      <w:pPr>
        <w:pStyle w:val="BodyTextIndent2"/>
        <w:rPr>
          <w:rFonts w:ascii="Arial" w:hAnsi="Arial" w:cs="Arial"/>
        </w:rPr>
      </w:pPr>
    </w:p>
    <w:p w14:paraId="200D7CBD" w14:textId="77777777" w:rsidR="00766D42" w:rsidRDefault="00766D42" w:rsidP="00766D42">
      <w:pPr>
        <w:pStyle w:val="BodyTextIndent2"/>
        <w:rPr>
          <w:rFonts w:ascii="Arial" w:hAnsi="Arial" w:cs="Arial"/>
        </w:rPr>
      </w:pPr>
      <w:r>
        <w:rPr>
          <w:rFonts w:ascii="Arial" w:hAnsi="Arial" w:cs="Arial"/>
        </w:rPr>
        <w:t>The Cycle Twin Trading Program currently trades a preselected basket of contracts across diverse markets, selected both for their solid performance in a back-testing environment as well as their mutual correlation factors. These markets include Equities (U.S and Overseas), Currencies, Metals, Treasuries and Energy.  These futures contracts are weighted within the portfolio for relative volatility.  Other financial futures may be added to the program at any time.  Further, the weight assigned to an individual commodity interest or an entire complex may change if the market conditions warrant.</w:t>
      </w:r>
    </w:p>
    <w:p w14:paraId="40772039" w14:textId="77777777" w:rsidR="00766D42" w:rsidRDefault="00766D42" w:rsidP="00766D42">
      <w:pPr>
        <w:pStyle w:val="BodyTextIndent2"/>
        <w:rPr>
          <w:rFonts w:ascii="Arial" w:hAnsi="Arial" w:cs="Arial"/>
        </w:rPr>
      </w:pPr>
    </w:p>
    <w:p w14:paraId="351C0213" w14:textId="71B91B65" w:rsidR="00766D42" w:rsidRDefault="00766D42" w:rsidP="00766D42">
      <w:pPr>
        <w:pStyle w:val="BodyTextIndent2"/>
        <w:rPr>
          <w:rFonts w:ascii="Arial" w:hAnsi="Arial" w:cs="Arial"/>
        </w:rPr>
      </w:pPr>
      <w:r>
        <w:rPr>
          <w:rFonts w:ascii="Arial" w:hAnsi="Arial" w:cs="Arial"/>
        </w:rPr>
        <w:t xml:space="preserve">The Advisor does extensive ongoing research into the characteristics of the markets it trades.  Such research includes price cycles, momentum and breakout studies as they apply to price dynamics. </w:t>
      </w:r>
      <w:r w:rsidR="000D23C3">
        <w:rPr>
          <w:rFonts w:ascii="Arial" w:hAnsi="Arial" w:cs="Arial"/>
        </w:rPr>
        <w:t>The Advisor is an active day trader with many positions potentially opened and closed throughout the trading day. Positions may be held for minutes or many hours depending on market conditions.</w:t>
      </w:r>
    </w:p>
    <w:p w14:paraId="0E8864CD" w14:textId="77777777" w:rsidR="00766D42" w:rsidRDefault="00766D42" w:rsidP="00766D42">
      <w:pPr>
        <w:pStyle w:val="BodyTextIndent2"/>
        <w:rPr>
          <w:rFonts w:ascii="Arial" w:hAnsi="Arial" w:cs="Arial"/>
        </w:rPr>
      </w:pPr>
    </w:p>
    <w:p w14:paraId="218FD468" w14:textId="77777777" w:rsidR="00766D42" w:rsidRDefault="00766D42" w:rsidP="00766D42">
      <w:pPr>
        <w:pStyle w:val="BodyTextIndent2"/>
        <w:rPr>
          <w:rFonts w:ascii="Arial" w:hAnsi="Arial" w:cs="Arial"/>
        </w:rPr>
      </w:pPr>
      <w:r>
        <w:rPr>
          <w:rFonts w:ascii="Arial" w:hAnsi="Arial" w:cs="Arial"/>
        </w:rPr>
        <w:t>The trading methods utilized by the Advisor are proprietary and confidential.  The foregoing description is of necessity general and is not intended to be exhaustive.</w:t>
      </w:r>
    </w:p>
    <w:p w14:paraId="25D45BA5" w14:textId="77777777" w:rsidR="00766D42" w:rsidRDefault="00766D42" w:rsidP="00766D42">
      <w:pPr>
        <w:pStyle w:val="BodyTextIndent2"/>
        <w:ind w:firstLine="0"/>
      </w:pPr>
    </w:p>
    <w:p w14:paraId="5ECC95D1" w14:textId="77777777" w:rsidR="00DB46B8" w:rsidRDefault="00766D42" w:rsidP="00DB46B8">
      <w:pPr>
        <w:pStyle w:val="BodyTextIndent2"/>
        <w:jc w:val="both"/>
        <w:rPr>
          <w:rFonts w:ascii="Arial" w:hAnsi="Arial" w:cs="Arial"/>
        </w:rPr>
      </w:pPr>
      <w:r>
        <w:rPr>
          <w:rFonts w:ascii="Arial" w:hAnsi="Arial" w:cs="Arial"/>
          <w:b/>
          <w:bCs/>
        </w:rPr>
        <w:t>Minimum Account Size.</w:t>
      </w:r>
      <w:r>
        <w:rPr>
          <w:rFonts w:ascii="Arial" w:hAnsi="Arial" w:cs="Arial"/>
        </w:rPr>
        <w:t xml:space="preserve">  </w:t>
      </w:r>
      <w:r w:rsidR="00DB46B8" w:rsidRPr="00DB46B8">
        <w:rPr>
          <w:rFonts w:ascii="Arial" w:hAnsi="Arial" w:cs="Arial"/>
        </w:rPr>
        <w:t xml:space="preserve"> </w:t>
      </w:r>
      <w:r w:rsidR="00DB46B8">
        <w:rPr>
          <w:rFonts w:ascii="Arial" w:hAnsi="Arial" w:cs="Arial"/>
        </w:rPr>
        <w:t>The account minimum is $</w:t>
      </w:r>
      <w:r w:rsidR="00E70CAB">
        <w:rPr>
          <w:rFonts w:ascii="Arial" w:hAnsi="Arial" w:cs="Arial"/>
        </w:rPr>
        <w:t>25</w:t>
      </w:r>
      <w:r w:rsidR="00A565E0">
        <w:rPr>
          <w:rFonts w:ascii="Arial" w:hAnsi="Arial" w:cs="Arial"/>
        </w:rPr>
        <w:t>,000</w:t>
      </w:r>
      <w:r w:rsidR="00DB46B8">
        <w:rPr>
          <w:rFonts w:ascii="Arial" w:hAnsi="Arial" w:cs="Arial"/>
        </w:rPr>
        <w:t xml:space="preserve"> for an investment in the Cycle Twin Trading Program. The Advisor will be managing accounts in units of $</w:t>
      </w:r>
      <w:r w:rsidR="00E70CAB">
        <w:rPr>
          <w:rFonts w:ascii="Arial" w:hAnsi="Arial" w:cs="Arial"/>
        </w:rPr>
        <w:t>25</w:t>
      </w:r>
      <w:r w:rsidR="00DB46B8">
        <w:rPr>
          <w:rFonts w:ascii="Arial" w:hAnsi="Arial" w:cs="Arial"/>
        </w:rPr>
        <w:t xml:space="preserve">,000 increments to provide </w:t>
      </w:r>
      <w:r w:rsidR="00DB46B8" w:rsidRPr="008F4938">
        <w:rPr>
          <w:rFonts w:ascii="Arial" w:hAnsi="Arial" w:cs="Arial"/>
          <w:i/>
        </w:rPr>
        <w:t>pro</w:t>
      </w:r>
      <w:r w:rsidR="00DB46B8">
        <w:rPr>
          <w:rFonts w:ascii="Arial" w:hAnsi="Arial" w:cs="Arial"/>
          <w:i/>
        </w:rPr>
        <w:t>-</w:t>
      </w:r>
      <w:r w:rsidR="00DB46B8" w:rsidRPr="008F4938">
        <w:rPr>
          <w:rFonts w:ascii="Arial" w:hAnsi="Arial" w:cs="Arial"/>
          <w:i/>
        </w:rPr>
        <w:t>rata</w:t>
      </w:r>
      <w:r w:rsidR="00DB46B8">
        <w:rPr>
          <w:rFonts w:ascii="Arial" w:hAnsi="Arial" w:cs="Arial"/>
        </w:rPr>
        <w:t xml:space="preserve"> and scalable positions for larger size accounts </w:t>
      </w:r>
    </w:p>
    <w:p w14:paraId="699C5AB3" w14:textId="77777777" w:rsidR="00766D42" w:rsidRDefault="00766D42" w:rsidP="00766D42">
      <w:pPr>
        <w:pStyle w:val="BodyTextIndent2"/>
      </w:pPr>
    </w:p>
    <w:p w14:paraId="2E5074D2" w14:textId="77777777" w:rsidR="00766D42" w:rsidRDefault="00766D42" w:rsidP="00766D42">
      <w:pPr>
        <w:autoSpaceDE w:val="0"/>
        <w:rPr>
          <w:rFonts w:ascii="Arial" w:hAnsi="Arial"/>
          <w:sz w:val="22"/>
          <w:szCs w:val="22"/>
        </w:rPr>
      </w:pPr>
      <w:r>
        <w:rPr>
          <w:rFonts w:ascii="Arial" w:hAnsi="Arial" w:cs="Arial"/>
          <w:b/>
          <w:bCs/>
          <w:sz w:val="22"/>
          <w:szCs w:val="22"/>
        </w:rPr>
        <w:tab/>
        <w:t xml:space="preserve">Term of Investment. </w:t>
      </w:r>
      <w:r>
        <w:rPr>
          <w:rFonts w:ascii="Arial" w:hAnsi="Arial"/>
          <w:sz w:val="22"/>
          <w:szCs w:val="22"/>
        </w:rPr>
        <w:t xml:space="preserve">The Advisor will manage a client's account with the objective of long-term capital appreciation. The Cycle Twin Program is not suitable for an investor seeking short-term results. </w:t>
      </w:r>
      <w:r w:rsidR="00D5211F">
        <w:rPr>
          <w:rFonts w:ascii="Arial" w:hAnsi="Arial"/>
          <w:sz w:val="22"/>
          <w:szCs w:val="22"/>
        </w:rPr>
        <w:t>Ryan DeGaris, CTA</w:t>
      </w:r>
      <w:r>
        <w:rPr>
          <w:rFonts w:ascii="Arial" w:hAnsi="Arial"/>
          <w:sz w:val="22"/>
          <w:szCs w:val="22"/>
        </w:rPr>
        <w:t xml:space="preserve"> is firmly of the opinion that the potential for a successful investment in a diversified commodity futures portfolio is directly proportional to the amount of time the investment is allowed to work. </w:t>
      </w:r>
    </w:p>
    <w:p w14:paraId="5F9E766D" w14:textId="77777777" w:rsidR="00766D42" w:rsidRDefault="00766D42" w:rsidP="00766D42">
      <w:pPr>
        <w:autoSpaceDE w:val="0"/>
        <w:rPr>
          <w:rFonts w:ascii="Arial" w:hAnsi="Arial"/>
          <w:sz w:val="22"/>
          <w:szCs w:val="22"/>
        </w:rPr>
      </w:pPr>
    </w:p>
    <w:p w14:paraId="5D322124" w14:textId="77777777" w:rsidR="00766D42" w:rsidRDefault="00766D42" w:rsidP="00766D42">
      <w:pPr>
        <w:autoSpaceDE w:val="0"/>
      </w:pPr>
    </w:p>
    <w:p w14:paraId="672E5158" w14:textId="77777777" w:rsidR="003C72C0" w:rsidRDefault="003C72C0" w:rsidP="003C72C0">
      <w:pPr>
        <w:autoSpaceDE w:val="0"/>
        <w:jc w:val="both"/>
        <w:rPr>
          <w:rFonts w:ascii="Arial" w:eastAsiaTheme="minorHAnsi" w:hAnsi="Arial" w:cs="Arial"/>
          <w:color w:val="000000"/>
          <w:sz w:val="22"/>
          <w:szCs w:val="22"/>
          <w:lang w:eastAsia="en-US"/>
        </w:rPr>
      </w:pPr>
    </w:p>
    <w:p w14:paraId="76F3930D" w14:textId="77777777" w:rsidR="003C72C0" w:rsidRDefault="003C72C0" w:rsidP="003C72C0">
      <w:pPr>
        <w:widowControl/>
        <w:suppressAutoHyphens w:val="0"/>
        <w:autoSpaceDE w:val="0"/>
        <w:autoSpaceDN w:val="0"/>
        <w:adjustRightInd w:val="0"/>
        <w:rPr>
          <w:rFonts w:ascii="Times-Roman" w:eastAsiaTheme="minorHAnsi" w:hAnsi="Times-Roman" w:cs="Times-Roman"/>
          <w:sz w:val="22"/>
          <w:szCs w:val="22"/>
          <w:lang w:eastAsia="en-US"/>
        </w:rPr>
      </w:pPr>
    </w:p>
    <w:p w14:paraId="795D641D" w14:textId="77777777" w:rsidR="003C72C0" w:rsidRDefault="003C72C0" w:rsidP="003C72C0">
      <w:pPr>
        <w:widowControl/>
        <w:suppressAutoHyphens w:val="0"/>
        <w:autoSpaceDE w:val="0"/>
        <w:autoSpaceDN w:val="0"/>
        <w:adjustRightInd w:val="0"/>
        <w:rPr>
          <w:rFonts w:ascii="Times-Roman" w:eastAsiaTheme="minorHAnsi" w:hAnsi="Times-Roman" w:cs="Times-Roman"/>
          <w:sz w:val="22"/>
          <w:szCs w:val="22"/>
          <w:lang w:eastAsia="en-US"/>
        </w:rPr>
      </w:pPr>
    </w:p>
    <w:p w14:paraId="0ED69942" w14:textId="77777777" w:rsidR="003C72C0" w:rsidRDefault="003C72C0" w:rsidP="003C72C0">
      <w:pPr>
        <w:autoSpaceDE w:val="0"/>
        <w:rPr>
          <w:rFonts w:ascii="Arial" w:hAnsi="Arial"/>
          <w:sz w:val="22"/>
          <w:szCs w:val="22"/>
        </w:rPr>
      </w:pPr>
    </w:p>
    <w:p w14:paraId="59C24208" w14:textId="77777777" w:rsidR="003C72C0" w:rsidRDefault="003C72C0" w:rsidP="003C72C0">
      <w:pPr>
        <w:pStyle w:val="Heading1"/>
        <w:widowControl/>
        <w:tabs>
          <w:tab w:val="clear" w:pos="4500"/>
          <w:tab w:val="clear" w:pos="8499"/>
          <w:tab w:val="clear" w:pos="8640"/>
        </w:tabs>
        <w:autoSpaceDE w:val="0"/>
        <w:rPr>
          <w:sz w:val="26"/>
          <w:szCs w:val="22"/>
        </w:rPr>
      </w:pPr>
      <w:bookmarkStart w:id="8" w:name="_Toc280350473"/>
    </w:p>
    <w:p w14:paraId="0C6C0A92" w14:textId="77777777" w:rsidR="003C72C0" w:rsidRDefault="003C72C0" w:rsidP="003C72C0">
      <w:pPr>
        <w:pStyle w:val="Heading1"/>
        <w:widowControl/>
        <w:tabs>
          <w:tab w:val="clear" w:pos="4500"/>
          <w:tab w:val="clear" w:pos="8499"/>
          <w:tab w:val="clear" w:pos="8640"/>
        </w:tabs>
        <w:autoSpaceDE w:val="0"/>
        <w:rPr>
          <w:sz w:val="26"/>
          <w:szCs w:val="22"/>
        </w:rPr>
      </w:pPr>
    </w:p>
    <w:p w14:paraId="27DE3877" w14:textId="77777777" w:rsidR="003C72C0" w:rsidRDefault="003C72C0" w:rsidP="003C72C0">
      <w:pPr>
        <w:pStyle w:val="Heading1"/>
        <w:widowControl/>
        <w:tabs>
          <w:tab w:val="clear" w:pos="4500"/>
          <w:tab w:val="clear" w:pos="8499"/>
          <w:tab w:val="clear" w:pos="8640"/>
        </w:tabs>
        <w:autoSpaceDE w:val="0"/>
        <w:rPr>
          <w:sz w:val="26"/>
          <w:szCs w:val="22"/>
        </w:rPr>
      </w:pPr>
      <w:bookmarkStart w:id="9" w:name="_Toc36645204"/>
      <w:r>
        <w:rPr>
          <w:sz w:val="26"/>
          <w:szCs w:val="22"/>
        </w:rPr>
        <w:t>AFFILIATIONS WITH FUTURES COMMISSION MERCHANT</w:t>
      </w:r>
      <w:bookmarkEnd w:id="8"/>
      <w:r>
        <w:rPr>
          <w:sz w:val="26"/>
          <w:szCs w:val="22"/>
        </w:rPr>
        <w:t>S AND INTRODUCING BROKERS</w:t>
      </w:r>
      <w:bookmarkEnd w:id="9"/>
      <w:r>
        <w:rPr>
          <w:sz w:val="26"/>
          <w:szCs w:val="22"/>
        </w:rPr>
        <w:t xml:space="preserve"> </w:t>
      </w:r>
    </w:p>
    <w:p w14:paraId="1328F444" w14:textId="77777777" w:rsidR="003C72C0" w:rsidRDefault="003C72C0" w:rsidP="003C72C0">
      <w:pPr>
        <w:widowControl/>
        <w:autoSpaceDE w:val="0"/>
        <w:rPr>
          <w:rFonts w:ascii="Arial" w:hAnsi="Arial"/>
          <w:sz w:val="22"/>
          <w:szCs w:val="22"/>
        </w:rPr>
      </w:pPr>
    </w:p>
    <w:p w14:paraId="4DDC4F1D" w14:textId="7046B8F0" w:rsidR="00CA51B7" w:rsidRPr="00CA51B7" w:rsidRDefault="009E595B" w:rsidP="00CA51B7">
      <w:pPr>
        <w:pStyle w:val="Default"/>
        <w:rPr>
          <w:rFonts w:ascii="Arial" w:eastAsiaTheme="minorHAnsi" w:hAnsi="Arial" w:cs="Arial"/>
        </w:rPr>
      </w:pPr>
      <w:r>
        <w:rPr>
          <w:rFonts w:ascii="Arial" w:hAnsi="Arial"/>
          <w:sz w:val="22"/>
          <w:szCs w:val="22"/>
        </w:rPr>
        <w:t xml:space="preserve">The Advisor </w:t>
      </w:r>
      <w:r w:rsidR="00CA51B7">
        <w:rPr>
          <w:rFonts w:ascii="Arial" w:hAnsi="Arial"/>
          <w:sz w:val="22"/>
          <w:szCs w:val="22"/>
        </w:rPr>
        <w:t xml:space="preserve">recommends Interactive Brokers (IBKR) as FCM for client brokerage accounts. </w:t>
      </w:r>
    </w:p>
    <w:p w14:paraId="75BB7077" w14:textId="192595EC" w:rsidR="007F472F" w:rsidRDefault="00CA51B7" w:rsidP="00CA51B7">
      <w:pPr>
        <w:autoSpaceDE w:val="0"/>
        <w:jc w:val="both"/>
        <w:rPr>
          <w:rFonts w:ascii="Arial" w:eastAsiaTheme="minorHAnsi" w:hAnsi="Arial" w:cs="Arial"/>
          <w:color w:val="000000"/>
          <w:sz w:val="22"/>
          <w:szCs w:val="22"/>
          <w:lang w:eastAsia="en-US"/>
        </w:rPr>
      </w:pPr>
      <w:r>
        <w:rPr>
          <w:rFonts w:ascii="Arial" w:eastAsiaTheme="minorHAnsi" w:hAnsi="Arial" w:cs="Arial"/>
          <w:color w:val="000000"/>
          <w:sz w:val="22"/>
          <w:szCs w:val="22"/>
          <w:lang w:eastAsia="en-US"/>
        </w:rPr>
        <w:t>A</w:t>
      </w:r>
      <w:r w:rsidRPr="00CA51B7">
        <w:rPr>
          <w:rFonts w:ascii="Arial" w:eastAsiaTheme="minorHAnsi" w:hAnsi="Arial" w:cs="Arial"/>
          <w:color w:val="000000"/>
          <w:sz w:val="22"/>
          <w:szCs w:val="22"/>
          <w:lang w:eastAsia="en-US"/>
        </w:rPr>
        <w:t xml:space="preserve">ll material administrative, civil or criminal actions taken against Interactive Brokers, LLC and its affiliates in the past five years </w:t>
      </w:r>
      <w:r>
        <w:rPr>
          <w:rFonts w:ascii="Arial" w:eastAsiaTheme="minorHAnsi" w:hAnsi="Arial" w:cs="Arial"/>
          <w:color w:val="000000"/>
          <w:sz w:val="22"/>
          <w:szCs w:val="22"/>
          <w:lang w:eastAsia="en-US"/>
        </w:rPr>
        <w:t xml:space="preserve">can be found </w:t>
      </w:r>
      <w:r w:rsidR="006E31FD">
        <w:rPr>
          <w:rFonts w:ascii="Arial" w:eastAsiaTheme="minorHAnsi" w:hAnsi="Arial" w:cs="Arial"/>
          <w:color w:val="000000"/>
          <w:sz w:val="22"/>
          <w:szCs w:val="22"/>
          <w:lang w:eastAsia="en-US"/>
        </w:rPr>
        <w:t>below:</w:t>
      </w:r>
      <w:r>
        <w:rPr>
          <w:rFonts w:ascii="Arial" w:eastAsiaTheme="minorHAnsi" w:hAnsi="Arial" w:cs="Arial"/>
          <w:color w:val="000000"/>
          <w:sz w:val="22"/>
          <w:szCs w:val="22"/>
          <w:lang w:eastAsia="en-US"/>
        </w:rPr>
        <w:t xml:space="preserve"> </w:t>
      </w:r>
    </w:p>
    <w:p w14:paraId="4314AC7C" w14:textId="77777777" w:rsidR="007F472F" w:rsidRPr="007F472F" w:rsidRDefault="007F472F" w:rsidP="007F472F">
      <w:pPr>
        <w:widowControl/>
        <w:suppressAutoHyphens w:val="0"/>
        <w:autoSpaceDE w:val="0"/>
        <w:autoSpaceDN w:val="0"/>
        <w:adjustRightInd w:val="0"/>
        <w:rPr>
          <w:rFonts w:eastAsiaTheme="minorHAnsi"/>
          <w:color w:val="000000"/>
          <w:szCs w:val="24"/>
          <w:lang w:eastAsia="en-US"/>
        </w:rPr>
      </w:pPr>
    </w:p>
    <w:p w14:paraId="0B29E3EC" w14:textId="77777777" w:rsidR="007F472F" w:rsidRPr="00525F2C" w:rsidRDefault="007F472F" w:rsidP="00525F2C">
      <w:pPr>
        <w:pStyle w:val="Default"/>
        <w:rPr>
          <w:rFonts w:ascii="Arial" w:hAnsi="Arial"/>
          <w:sz w:val="22"/>
          <w:szCs w:val="22"/>
        </w:rPr>
      </w:pPr>
      <w:r w:rsidRPr="00525F2C">
        <w:rPr>
          <w:rFonts w:ascii="Arial" w:hAnsi="Arial"/>
          <w:sz w:val="22"/>
          <w:szCs w:val="22"/>
        </w:rPr>
        <w:t xml:space="preserve"> On August 10, 2020, without admitting or denying any of the findings or conclusions therein, Interactive consented to the entry of an Order Instituting Proceedings Pursuant to Section 6(c) and (d) of the Commodity Exchange Act, Making Findings, and Imposing Remedial Sanctions (“CFTC Order”) with the U.S. Commodity Futures Trading Commission (“CFTC”); an Order Instituting Administrative and Cease-and-Desist Proceedings, Pursuant to Sections 15(b) and 21C of the Securities Exchange Act of 1934, Making Findings and Imposing Remedial Sanctions and a Cease-and-Desist Order (“SEC Order”) with the U.S. Securities and Exchange Commission (“SEC”); and a Letter of Acceptance, Waiver and Consent (“AWC”) with the Financial Industry Regulatory Authority (“FINRA”) concerning Interactive’s past anti-money laundering (“AML”) and Bank Secrecy Act (“BSA”) practices and procedures (collectively, the “Orders”). </w:t>
      </w:r>
    </w:p>
    <w:p w14:paraId="6119842A" w14:textId="77777777" w:rsidR="007F472F" w:rsidRPr="00525F2C" w:rsidRDefault="007F472F" w:rsidP="00525F2C">
      <w:pPr>
        <w:pStyle w:val="Default"/>
        <w:rPr>
          <w:rFonts w:ascii="Arial" w:hAnsi="Arial"/>
          <w:sz w:val="22"/>
          <w:szCs w:val="22"/>
        </w:rPr>
      </w:pPr>
      <w:r w:rsidRPr="00525F2C">
        <w:rPr>
          <w:rFonts w:ascii="Arial" w:hAnsi="Arial"/>
          <w:sz w:val="22"/>
          <w:szCs w:val="22"/>
        </w:rPr>
        <w:t xml:space="preserve">In consenting to the entry of the Orders, Interactive agreed to pay penalties of $15 million to FINRA, $11.5 million to the SEC and $11.5 million to the CFTC, plus approximately $700,000 in disgorgement and to cease and desist from violating CFTC Regulations 42.2 and 166.3 and Section 17(a) of the Securities Exchange Act and Rules 17a-8 promulgated thereunder. In addition, Interactive was censured and has agreed to continue the retention of an independent consultant to review the implementation of its enhanced practices and procedures. Interactive continuously works to enhance and strengthen its controls and </w:t>
      </w:r>
      <w:r w:rsidRPr="00525F2C">
        <w:rPr>
          <w:rFonts w:ascii="Arial" w:hAnsi="Arial"/>
          <w:sz w:val="22"/>
          <w:szCs w:val="22"/>
        </w:rPr>
        <w:lastRenderedPageBreak/>
        <w:t xml:space="preserve">makes significant investments to improve its AML program to make it more robust and to respond to changing regulatory standards. </w:t>
      </w:r>
    </w:p>
    <w:p w14:paraId="2AF01846" w14:textId="77777777" w:rsidR="007F472F" w:rsidRPr="00525F2C" w:rsidRDefault="007F472F" w:rsidP="00525F2C">
      <w:pPr>
        <w:pStyle w:val="Default"/>
        <w:ind w:firstLine="720"/>
        <w:rPr>
          <w:rFonts w:ascii="Arial" w:hAnsi="Arial"/>
          <w:sz w:val="22"/>
          <w:szCs w:val="22"/>
        </w:rPr>
      </w:pPr>
      <w:r w:rsidRPr="00525F2C">
        <w:rPr>
          <w:rFonts w:ascii="Arial" w:hAnsi="Arial"/>
          <w:sz w:val="22"/>
          <w:szCs w:val="22"/>
        </w:rPr>
        <w:t xml:space="preserve">- The findings, set forth in the CFTC Order, stated that, from June 2014 through November 2018, Interactive failed to maintain an adequate AML program and to diligently supervise its employees’ handling of certain commodity trading accounts held at Interactive that were the subject of recent enforcement actions and nonpublic investigations initiated by the CFTC. The CFTC’s findings stated that Interactive lacked a reasonably designed process for conducting investigations of account activity and making Suspicious Activity Reports (“SARs”) determinations and failed to identify or adequately investigate certain indicia of suspicious activity in the accounts at issue that should have prompted a filing of with appropriate authorities. The CFTC’s findings stated that, as a result, Interactive engaged in acts and practices that violated Regulations 42.2 and 166.3, 17 C.F.R. §§ 42.2, 166.3 (2019). </w:t>
      </w:r>
    </w:p>
    <w:p w14:paraId="57E0072D" w14:textId="77777777" w:rsidR="007F472F" w:rsidRPr="00525F2C" w:rsidRDefault="007F472F" w:rsidP="00525F2C">
      <w:pPr>
        <w:pStyle w:val="Default"/>
        <w:rPr>
          <w:rFonts w:ascii="Arial" w:hAnsi="Arial"/>
          <w:sz w:val="22"/>
          <w:szCs w:val="22"/>
        </w:rPr>
      </w:pPr>
    </w:p>
    <w:p w14:paraId="488029B5" w14:textId="77777777" w:rsidR="007F472F" w:rsidRPr="00525F2C" w:rsidRDefault="007F472F" w:rsidP="00525F2C">
      <w:pPr>
        <w:pStyle w:val="Default"/>
        <w:ind w:firstLine="720"/>
        <w:rPr>
          <w:rFonts w:ascii="Arial" w:hAnsi="Arial"/>
          <w:sz w:val="22"/>
          <w:szCs w:val="22"/>
        </w:rPr>
      </w:pPr>
      <w:r w:rsidRPr="00525F2C">
        <w:rPr>
          <w:rFonts w:ascii="Arial" w:hAnsi="Arial"/>
          <w:sz w:val="22"/>
          <w:szCs w:val="22"/>
        </w:rPr>
        <w:t>- The findings, set forth in the SEC order, stated that, from at least July 1, 2016 to June 30, 2017, Interactive failed to file SARs relating to suspicious activity involving certain U.S. microcap securities transactions it executed on behalf of its customers. The SEC’s findings stated that, during the relevant time period, Interactive ignored or failed to recognize numerous red flags, failed to properly investigate certain conduct as required by its written supervisory procedures, and ultimately failed to file SARs on suspicious activity. These failures were found to be the result of Interactive’s failure to implement a reasonable surveillance program. The SEC’s findings stated that, as a result, Interactive willfully violated Section 17(a) of the Exchange Act and Rule 17a-8 thereunder.</w:t>
      </w:r>
    </w:p>
    <w:p w14:paraId="77CCCEDB" w14:textId="77777777" w:rsidR="007F472F" w:rsidRPr="00525F2C" w:rsidRDefault="007F472F" w:rsidP="00525F2C">
      <w:pPr>
        <w:pStyle w:val="Default"/>
        <w:rPr>
          <w:rFonts w:ascii="Arial" w:hAnsi="Arial"/>
          <w:sz w:val="22"/>
          <w:szCs w:val="22"/>
        </w:rPr>
      </w:pPr>
    </w:p>
    <w:p w14:paraId="07289A0E" w14:textId="77777777" w:rsidR="007F472F" w:rsidRPr="00525F2C" w:rsidRDefault="007F472F" w:rsidP="00525F2C">
      <w:pPr>
        <w:pStyle w:val="Default"/>
        <w:rPr>
          <w:rFonts w:ascii="Arial" w:hAnsi="Arial"/>
          <w:sz w:val="22"/>
          <w:szCs w:val="22"/>
        </w:rPr>
      </w:pPr>
    </w:p>
    <w:p w14:paraId="3BAAAD2E" w14:textId="77777777" w:rsidR="007F472F" w:rsidRPr="00525F2C" w:rsidRDefault="007F472F" w:rsidP="00525F2C">
      <w:pPr>
        <w:pStyle w:val="Default"/>
        <w:ind w:firstLine="720"/>
        <w:rPr>
          <w:rFonts w:ascii="Arial" w:hAnsi="Arial"/>
          <w:sz w:val="22"/>
          <w:szCs w:val="22"/>
        </w:rPr>
      </w:pPr>
      <w:r w:rsidRPr="00525F2C">
        <w:rPr>
          <w:rFonts w:ascii="Arial" w:hAnsi="Arial"/>
          <w:sz w:val="22"/>
          <w:szCs w:val="22"/>
        </w:rPr>
        <w:t xml:space="preserve">- The findings, set forth in the AWC, stated that, from January 2013 through September 2018, Interactive failed to develop and implement an AML program reasonably designed to match its growth, and as a result, was in violation of FINRA Rules 3310(A), (B), (C) and 2010. The FINRA findings stated that, during the relevant period, Interactive failed to reasonably surveil certain money movements, develop and implement reasonably designed surveillance tools for certain money movements and securities transactions, reasonably investigate potentially suspicious activity and file SARs after detecting that customers had engaged in suspicious activity, and conduct reasonable AML testing of its program. </w:t>
      </w:r>
    </w:p>
    <w:p w14:paraId="67A4E948" w14:textId="77777777" w:rsidR="007F472F" w:rsidRDefault="007F472F" w:rsidP="00CA51B7">
      <w:pPr>
        <w:autoSpaceDE w:val="0"/>
        <w:jc w:val="both"/>
        <w:rPr>
          <w:rFonts w:ascii="Arial" w:eastAsiaTheme="minorHAnsi" w:hAnsi="Arial" w:cs="Arial"/>
          <w:color w:val="000000"/>
          <w:sz w:val="22"/>
          <w:szCs w:val="22"/>
          <w:lang w:eastAsia="en-US"/>
        </w:rPr>
      </w:pPr>
    </w:p>
    <w:p w14:paraId="60427F8E" w14:textId="77A93581" w:rsidR="007F472F" w:rsidRPr="00525F2C" w:rsidRDefault="007F472F" w:rsidP="00525F2C">
      <w:pPr>
        <w:pStyle w:val="Default"/>
        <w:rPr>
          <w:rFonts w:ascii="Arial" w:hAnsi="Arial"/>
          <w:sz w:val="22"/>
          <w:szCs w:val="22"/>
        </w:rPr>
      </w:pPr>
      <w:r w:rsidRPr="00525F2C">
        <w:rPr>
          <w:rFonts w:ascii="Arial" w:hAnsi="Arial"/>
          <w:sz w:val="22"/>
          <w:szCs w:val="22"/>
        </w:rPr>
        <w:t xml:space="preserve">On August 17, 2018, without admitting or denying the findings, Interactive consented to a censure and findings by FINRA that stated it failed to establish, maintain, and enforce a supervisory system, including written supervisory procedures (WSPs), reasonably designed to achieve compliance with the requirements of the Securities and Exchange Commission (SEC) Regulation SHO. The findings stated that the firm ignored red flags, including internal audit findings and recommendations, multiple internal warnings from members of its clearing </w:t>
      </w:r>
      <w:r w:rsidRPr="00525F2C">
        <w:rPr>
          <w:rFonts w:ascii="Arial" w:hAnsi="Arial"/>
          <w:sz w:val="22"/>
          <w:szCs w:val="22"/>
        </w:rPr>
        <w:lastRenderedPageBreak/>
        <w:t>and compliance staff, and its own annual risk assessments, indicating that its Regulation SHO supervisory systems and procedures were not reasonable. The findings stated that the firm did not timely remediate those issues, resulting in short selling activity. The findings stated that the internal audit department advised senior management that the WSPs may not reflect the firm's actual supervisory processes and controls for Regulation SHO. The findings stated that the firm's WSPs did not accurately reflect the supervisory reviews conducted by firm personnel or the tools used to conduct those reviews. The findings stated that the WSPs did not specify when issues with the firm's systems, or open failed to close-out fail-to-deliver (FTDs), should be escalated or how and by whom those issues should be resolved. The findings stated that the WSPs also contained no supervisory tasks, reviews or reports that tested the firm's compliance. FINRA stated although the firm was aware of these supervisory deficiencies, it did not revise its supervisory systems and WSPs relating to the applicable sec rules until later. The findings stated as a result of the firm’s failure to establish and maintain reasonable supervisory systems and procedures, the firm did not timely close-out FTDs on at least 2,329 occasions. In addition, the findings stated because the firm took close-out credit for borrowed shares that were not delivered prior to market open, and did not track or otherwise confirm delivery, it did not identify continuing fails. FINRA stated because the firm's customers often sold shares in a security on the same day it borrowed or purchased shares to close FTDs, it was not a net purchaser on the close-out date and thus did not close the open fail. The findings stated the firm also effected purchases or borrows after the market open, and took late close-out actions to address earlier closeouts that were not completed, such as borrows that were subsequently cancelled or dropped by the counter-party. The findings also stated that the firm routed and/or executed short sales in securities for which they had open FTDs approximately 28,000 times and did not restrict trading in the securities or enforce the pre-borrow requirement in these instances. The findings stated that because the automated system did not restrict short sales in the subject security until the close-out transaction cleared and settled, the firm engaged in short sales even where it properly identified open fails and the firm did not issue notices that a pre-borrow was required. The findings stated that the firm permitted the execution or display of short sale orders of a security subject to a price restriction, at a price less than or equal to the current national best bid, on at least 4,709 occasions. Without admitting or denying the findings, the firm signed an Acceptance, Waiver &amp; Consent agreement consenting to the findings, a civil/administrative penalty in the amount of $5,500,000 and a censure.</w:t>
      </w:r>
    </w:p>
    <w:p w14:paraId="4148EA70" w14:textId="77777777" w:rsidR="00920D4C" w:rsidRDefault="00920D4C" w:rsidP="00920D4C">
      <w:pPr>
        <w:widowControl/>
        <w:suppressAutoHyphens w:val="0"/>
        <w:autoSpaceDE w:val="0"/>
        <w:autoSpaceDN w:val="0"/>
        <w:adjustRightInd w:val="0"/>
        <w:rPr>
          <w:rFonts w:eastAsiaTheme="minorHAnsi"/>
          <w:color w:val="000000"/>
          <w:sz w:val="22"/>
          <w:szCs w:val="22"/>
          <w:lang w:eastAsia="en-US"/>
        </w:rPr>
      </w:pPr>
    </w:p>
    <w:p w14:paraId="2556A43B" w14:textId="50EF7106" w:rsidR="00920D4C" w:rsidRDefault="00C14A4F" w:rsidP="00920D4C">
      <w:pPr>
        <w:pStyle w:val="Default"/>
        <w:rPr>
          <w:rFonts w:ascii="Arial" w:hAnsi="Arial"/>
          <w:sz w:val="22"/>
          <w:szCs w:val="22"/>
        </w:rPr>
      </w:pPr>
      <w:r w:rsidRPr="00525F2C">
        <w:rPr>
          <w:rFonts w:ascii="Arial" w:hAnsi="Arial"/>
          <w:sz w:val="22"/>
          <w:szCs w:val="22"/>
        </w:rPr>
        <w:t xml:space="preserve">On December 18, 2015, a former individual customer filed a purported class action complaint against IB LLC, IBG, Inc., and Thomas Frank, PhD, the Company’s Executive Vice President and Chief Information Officer, in the U.S. District Court for the District of Connecticut. The complaint alleges that the former customer and members of the purported class of IB LLC’s customers were harmed by alleged ‘‘flaws’’ in the computerized system used by the Company to close out (i.e., liquidate) positions in customer brokerage accounts </w:t>
      </w:r>
      <w:r w:rsidRPr="00525F2C">
        <w:rPr>
          <w:rFonts w:ascii="Arial" w:hAnsi="Arial"/>
          <w:sz w:val="22"/>
          <w:szCs w:val="22"/>
        </w:rPr>
        <w:lastRenderedPageBreak/>
        <w:t xml:space="preserve">that have margin deficiencies. The complaint seeks, among other things, undefined compensatory damages and declaratory and injunctive relief. </w:t>
      </w:r>
      <w:r w:rsidR="00920D4C" w:rsidRPr="004360B8">
        <w:rPr>
          <w:rFonts w:ascii="Arial" w:hAnsi="Arial"/>
          <w:sz w:val="22"/>
          <w:szCs w:val="22"/>
        </w:rPr>
        <w:t xml:space="preserve">On September 28, 2016, the District Court issued an order granting the Company’s motion to dismiss the complaint in its entirety, and without providing plaintiff leave to amend. On September 28, 2017, plaintiff appealed to the United States Court of Appeals for the Second Circuit. On September 26, 2018 the Court of Appeals affirmed the dismissal of plaintiff’s claims of breach of contract and commercially unreasonable liquidation but vacated and remanded back to the District Court plaintiff’s claims for negligence. On November 30, 2018, the plaintiff filed a Second Amended Complaint. The Company filed a motion to dismiss the new complaint on January 15, 2019 requesting that the District Court dismiss the remaining negligence claims. On September 30, 2019, the Court denied IBKR’s motion to dismiss. The parties are currently engaged in class discovery. Plaintiff’s motion for class certification is due on August 16, 2021. </w:t>
      </w:r>
    </w:p>
    <w:p w14:paraId="57E5B1BE" w14:textId="77777777" w:rsidR="00D4365C" w:rsidRPr="004360B8" w:rsidRDefault="00D4365C" w:rsidP="004360B8">
      <w:pPr>
        <w:pStyle w:val="Default"/>
        <w:rPr>
          <w:rFonts w:ascii="Arial" w:hAnsi="Arial"/>
          <w:sz w:val="22"/>
          <w:szCs w:val="22"/>
        </w:rPr>
      </w:pPr>
    </w:p>
    <w:p w14:paraId="48F2BE4F" w14:textId="0F348BBC" w:rsidR="00920D4C" w:rsidRDefault="00920D4C" w:rsidP="004360B8">
      <w:pPr>
        <w:pStyle w:val="Default"/>
        <w:rPr>
          <w:rFonts w:ascii="Arial" w:hAnsi="Arial"/>
          <w:sz w:val="22"/>
          <w:szCs w:val="22"/>
        </w:rPr>
      </w:pPr>
      <w:r w:rsidRPr="004360B8">
        <w:rPr>
          <w:rFonts w:ascii="Arial" w:hAnsi="Arial"/>
          <w:sz w:val="22"/>
          <w:szCs w:val="22"/>
        </w:rPr>
        <w:t xml:space="preserve">On December 3, 2015, Chart Trading Development, LLC (“CTD”) filed two complaints, in the United States District Court for the Eastern District of Texas Tyler Division, against IB LLC for direct and indirect infringement of four U.S. patents owned by CTD. The plaintiff is seeking, among other things, damages and injunctive reliefThe Defendants and/or certain co- defendants filed petitions with the U.S. Patent and Trademark Office (“USPTO”) for Covered Business Method (“CBM”) Review on all four of the asserted patents. On February 22, 2016, the Defendants filed a motion requesting to stay the litigation in light of the CBM Review petitions. On March 29, 2016, the District Court granted the Defendants’ motion to stay the case pending the CBM Reviews. The USPTO Patent Trial and Appeal Board (“PTAB”) found all four of the accused patents to be not patentable. CTD appealed two of the four decisions. On December 17, 2018, the United States Court of Appeals for the Federal Circuit affirmed those two decisions. </w:t>
      </w:r>
    </w:p>
    <w:p w14:paraId="6DE15C99" w14:textId="77777777" w:rsidR="00C14A4F" w:rsidRPr="004360B8" w:rsidRDefault="00C14A4F" w:rsidP="004360B8">
      <w:pPr>
        <w:pStyle w:val="Default"/>
        <w:rPr>
          <w:rFonts w:ascii="Arial" w:hAnsi="Arial"/>
          <w:sz w:val="22"/>
          <w:szCs w:val="22"/>
        </w:rPr>
      </w:pPr>
    </w:p>
    <w:p w14:paraId="237BA96E" w14:textId="403C001D" w:rsidR="00920D4C" w:rsidRPr="004360B8" w:rsidRDefault="00920D4C" w:rsidP="004360B8">
      <w:pPr>
        <w:pStyle w:val="Default"/>
        <w:rPr>
          <w:rFonts w:ascii="Arial" w:hAnsi="Arial"/>
          <w:sz w:val="22"/>
          <w:szCs w:val="22"/>
        </w:rPr>
      </w:pPr>
      <w:r w:rsidRPr="004360B8">
        <w:rPr>
          <w:rFonts w:ascii="Arial" w:hAnsi="Arial"/>
          <w:sz w:val="22"/>
          <w:szCs w:val="22"/>
        </w:rPr>
        <w:t>On February 3, 2010, Trading Technologies International, Inc. (“Trading Technologies”) filed a complaint in the U.S. District Court for the Northern District of Illinois, Eastern Division, against IBG LLC and IB LLC (“Defendants”). The complaint, as amended, alleges that the Defendants have infringed and continue to infringe twelve U.S. patents held by Trading Technologies. Trading Technologies is seeking, among other things, unspecified damages and injunctive relief. The Defendants filed an answer to Trading Technologies’ amended complaint, as well as related counterclaims. The Defendants deny Trading Technologies’ claims, assert that the asserted patents are not infringed and are invalid, and assert several other defenses as well. The asserted patents were the subject of petitions before the United States Patent and Trademark Office (“USPTO”) seeking Covered Business</w:t>
      </w:r>
      <w:r>
        <w:rPr>
          <w:rFonts w:ascii="Arial" w:hAnsi="Arial"/>
          <w:sz w:val="22"/>
          <w:szCs w:val="22"/>
        </w:rPr>
        <w:t xml:space="preserve"> </w:t>
      </w:r>
      <w:r w:rsidRPr="004360B8">
        <w:rPr>
          <w:rFonts w:ascii="Arial" w:hAnsi="Arial"/>
          <w:sz w:val="22"/>
          <w:szCs w:val="22"/>
        </w:rPr>
        <w:t xml:space="preserve">Method Review (“CBM Review”). The USPTO Patent Trial Appeal Board (“PTAB”) found all claims of ten of the twelve asserted patents to be invalid. Of the remaining two patents, 53 of the 56 claims of one patent were held invalid and the other patent survived CBM Review proceedings. Appeals were filed by either Defendants or Trading Technologies on all PTAB </w:t>
      </w:r>
      <w:r w:rsidRPr="004360B8">
        <w:rPr>
          <w:rFonts w:ascii="Arial" w:hAnsi="Arial"/>
          <w:sz w:val="22"/>
          <w:szCs w:val="22"/>
        </w:rPr>
        <w:lastRenderedPageBreak/>
        <w:t>determinations. The United States Court of Appeals for the Federal Circuit vacated the CBM Review determinations of invalidity for four patents, concluding that these patents were not eligible for CBM Review. The District Court trial with respect to the four patents that survived CBM Review is scheduled for April 26, 2021. While it is difficult to predict the outcome of the matter, the Company believes it has meritorious defenses to the allegations made in the complaint and intends to defend itself vigorously against them. However, litigation is inherently uncertain and there can be no guarantee that the Company will prevail or that the litigation can be settled on favorable terms</w:t>
      </w:r>
    </w:p>
    <w:p w14:paraId="1321BEE5" w14:textId="2FB1E82D" w:rsidR="00DA1D08" w:rsidRDefault="00DA1D08" w:rsidP="00DA1D08">
      <w:pPr>
        <w:pStyle w:val="Default"/>
        <w:rPr>
          <w:rFonts w:ascii="Arial" w:eastAsiaTheme="minorHAnsi" w:hAnsi="Arial" w:cs="Arial"/>
        </w:rPr>
      </w:pPr>
    </w:p>
    <w:p w14:paraId="5724C1B1" w14:textId="5C77AB70" w:rsidR="00772DFB" w:rsidRPr="009D0234" w:rsidRDefault="00772DFB" w:rsidP="00DA1D08">
      <w:pPr>
        <w:pStyle w:val="Default"/>
        <w:rPr>
          <w:rFonts w:ascii="Arial" w:hAnsi="Arial"/>
          <w:sz w:val="22"/>
          <w:szCs w:val="22"/>
        </w:rPr>
      </w:pPr>
      <w:r>
        <w:rPr>
          <w:rFonts w:ascii="Arial" w:hAnsi="Arial"/>
          <w:sz w:val="22"/>
          <w:szCs w:val="22"/>
        </w:rPr>
        <w:t>On June 30</w:t>
      </w:r>
      <w:r w:rsidRPr="009D0234">
        <w:rPr>
          <w:rFonts w:ascii="Arial" w:hAnsi="Arial"/>
          <w:sz w:val="22"/>
          <w:szCs w:val="22"/>
          <w:vertAlign w:val="superscript"/>
        </w:rPr>
        <w:t>th</w:t>
      </w:r>
      <w:r>
        <w:rPr>
          <w:rFonts w:ascii="Arial" w:hAnsi="Arial"/>
          <w:sz w:val="22"/>
          <w:szCs w:val="22"/>
        </w:rPr>
        <w:t xml:space="preserve"> 2022, </w:t>
      </w:r>
      <w:r w:rsidRPr="009D0234">
        <w:rPr>
          <w:rFonts w:ascii="Arial" w:hAnsi="Arial"/>
          <w:sz w:val="22"/>
          <w:szCs w:val="22"/>
        </w:rPr>
        <w:t>The Commodity Futures Trading Commission today issued an order simultaneously filing and settling charges against Interactive Brokers LLC, a registered futures commission merchant, for failing to diligently supervise its employees’ handling of exchange fees charged to customers. The order requires Interactive Brokers to cease and desist from violating the CFTC regulation addressing supervision, pay $710,828.14 in disgorgement with credit for money paid to affected customers, and pay a $300,000 civil monetary penalty. </w:t>
      </w:r>
    </w:p>
    <w:p w14:paraId="418378FF" w14:textId="5B179F99" w:rsidR="0042083C" w:rsidRPr="009D0234" w:rsidRDefault="0042083C" w:rsidP="009D0234">
      <w:pPr>
        <w:pStyle w:val="Default"/>
        <w:rPr>
          <w:rFonts w:ascii="Arial" w:hAnsi="Arial"/>
          <w:sz w:val="22"/>
          <w:szCs w:val="22"/>
        </w:rPr>
      </w:pPr>
    </w:p>
    <w:p w14:paraId="1B136884" w14:textId="77777777" w:rsidR="0042083C" w:rsidRDefault="0042083C" w:rsidP="00DA1D08">
      <w:pPr>
        <w:autoSpaceDE w:val="0"/>
        <w:jc w:val="both"/>
        <w:rPr>
          <w:rFonts w:ascii="Arial" w:eastAsiaTheme="minorHAnsi" w:hAnsi="Arial" w:cs="Arial"/>
          <w:color w:val="000000"/>
          <w:sz w:val="22"/>
          <w:szCs w:val="22"/>
          <w:lang w:eastAsia="en-US"/>
        </w:rPr>
      </w:pPr>
    </w:p>
    <w:p w14:paraId="252F8FAC" w14:textId="23323732" w:rsidR="009E595B" w:rsidRDefault="00DA1D08" w:rsidP="00DA1D08">
      <w:pPr>
        <w:autoSpaceDE w:val="0"/>
        <w:jc w:val="both"/>
        <w:rPr>
          <w:rFonts w:ascii="Arial" w:hAnsi="Arial"/>
          <w:sz w:val="22"/>
          <w:szCs w:val="22"/>
        </w:rPr>
      </w:pPr>
      <w:r>
        <w:rPr>
          <w:rFonts w:ascii="Arial" w:eastAsiaTheme="minorHAnsi" w:hAnsi="Arial" w:cs="Arial"/>
          <w:color w:val="000000"/>
          <w:sz w:val="22"/>
          <w:szCs w:val="22"/>
          <w:lang w:eastAsia="en-US"/>
        </w:rPr>
        <w:t>A</w:t>
      </w:r>
      <w:r w:rsidR="00CA51B7">
        <w:rPr>
          <w:rFonts w:ascii="Arial" w:eastAsiaTheme="minorHAnsi" w:hAnsi="Arial" w:cs="Arial"/>
          <w:color w:val="000000"/>
          <w:sz w:val="22"/>
          <w:szCs w:val="22"/>
          <w:lang w:eastAsia="en-US"/>
        </w:rPr>
        <w:t>ll fees collected on behalf of the advisor can be found in the “Miscellaneous Fees” section of this document, page 1</w:t>
      </w:r>
      <w:r w:rsidR="00BC7305">
        <w:rPr>
          <w:rFonts w:ascii="Arial" w:eastAsiaTheme="minorHAnsi" w:hAnsi="Arial" w:cs="Arial"/>
          <w:color w:val="000000"/>
          <w:sz w:val="22"/>
          <w:szCs w:val="22"/>
          <w:lang w:eastAsia="en-US"/>
        </w:rPr>
        <w:t>6</w:t>
      </w:r>
      <w:r w:rsidR="00CA51B7">
        <w:rPr>
          <w:rFonts w:ascii="Arial" w:eastAsiaTheme="minorHAnsi" w:hAnsi="Arial" w:cs="Arial"/>
          <w:color w:val="000000"/>
          <w:sz w:val="22"/>
          <w:szCs w:val="22"/>
          <w:lang w:eastAsia="en-US"/>
        </w:rPr>
        <w:t xml:space="preserve">. </w:t>
      </w:r>
      <w:r w:rsidR="009E595B">
        <w:rPr>
          <w:rFonts w:ascii="Arial" w:hAnsi="Arial"/>
          <w:sz w:val="22"/>
          <w:szCs w:val="22"/>
        </w:rPr>
        <w:t>Each client retains full control over his account at the Broker and has the ability to add or withdraw his funds at any time and in any amount. However, clients must be aware that making additions or withdrawals not in accordance with the Advisor's recommendations may be grounds for immediate termination of the management of his or her account by the Advisor without prior notice. The Advisor's clients will receive regular reports of the initiation and liquidation of positions and monthly reports directly from the Broker.</w:t>
      </w:r>
    </w:p>
    <w:p w14:paraId="2CA79174" w14:textId="77777777" w:rsidR="003C72C0" w:rsidRDefault="003C72C0" w:rsidP="003C72C0">
      <w:pPr>
        <w:autoSpaceDE w:val="0"/>
        <w:jc w:val="both"/>
        <w:rPr>
          <w:rFonts w:ascii="Arial" w:hAnsi="Arial"/>
          <w:sz w:val="22"/>
          <w:szCs w:val="22"/>
        </w:rPr>
      </w:pPr>
    </w:p>
    <w:p w14:paraId="3383CC0F" w14:textId="77777777" w:rsidR="003C72C0" w:rsidRDefault="003C72C0" w:rsidP="003C72C0">
      <w:pPr>
        <w:widowControl/>
        <w:autoSpaceDE w:val="0"/>
        <w:jc w:val="both"/>
        <w:rPr>
          <w:rFonts w:ascii="Arial" w:hAnsi="Arial"/>
          <w:sz w:val="22"/>
          <w:szCs w:val="22"/>
        </w:rPr>
      </w:pPr>
    </w:p>
    <w:p w14:paraId="623828C6" w14:textId="77777777" w:rsidR="003C72C0" w:rsidRDefault="003C72C0" w:rsidP="003C72C0">
      <w:pPr>
        <w:widowControl/>
        <w:autoSpaceDE w:val="0"/>
        <w:jc w:val="both"/>
        <w:rPr>
          <w:rFonts w:ascii="Arial" w:hAnsi="Arial"/>
          <w:sz w:val="22"/>
          <w:szCs w:val="22"/>
        </w:rPr>
      </w:pPr>
    </w:p>
    <w:p w14:paraId="1F811F28" w14:textId="77777777" w:rsidR="003C72C0" w:rsidRDefault="003C72C0" w:rsidP="003C72C0">
      <w:pPr>
        <w:pStyle w:val="Heading1"/>
        <w:widowControl/>
        <w:tabs>
          <w:tab w:val="clear" w:pos="4500"/>
          <w:tab w:val="clear" w:pos="8499"/>
          <w:tab w:val="clear" w:pos="8640"/>
        </w:tabs>
        <w:autoSpaceDE w:val="0"/>
      </w:pPr>
      <w:bookmarkStart w:id="10" w:name="_Toc280350474"/>
      <w:bookmarkStart w:id="11" w:name="_Toc36645205"/>
      <w:r>
        <w:rPr>
          <w:sz w:val="26"/>
          <w:szCs w:val="26"/>
        </w:rPr>
        <w:t>I</w:t>
      </w:r>
      <w:r>
        <w:rPr>
          <w:sz w:val="26"/>
          <w:szCs w:val="22"/>
        </w:rPr>
        <w:t>NTRODUCING BROKE</w:t>
      </w:r>
      <w:r>
        <w:rPr>
          <w:sz w:val="26"/>
          <w:szCs w:val="26"/>
        </w:rPr>
        <w:t>R</w:t>
      </w:r>
      <w:bookmarkEnd w:id="10"/>
      <w:bookmarkEnd w:id="11"/>
    </w:p>
    <w:p w14:paraId="3794F23C" w14:textId="77777777" w:rsidR="003C72C0" w:rsidRDefault="003C72C0" w:rsidP="003C72C0">
      <w:pPr>
        <w:pStyle w:val="Heading1"/>
        <w:widowControl/>
        <w:tabs>
          <w:tab w:val="clear" w:pos="4500"/>
          <w:tab w:val="clear" w:pos="8499"/>
          <w:tab w:val="clear" w:pos="8640"/>
        </w:tabs>
        <w:autoSpaceDE w:val="0"/>
        <w:jc w:val="both"/>
      </w:pPr>
      <w:r>
        <w:rPr>
          <w:sz w:val="22"/>
          <w:szCs w:val="22"/>
        </w:rPr>
        <w:t xml:space="preserve"> </w:t>
      </w:r>
    </w:p>
    <w:p w14:paraId="681DC42E" w14:textId="37F1C740" w:rsidR="000A0141" w:rsidRDefault="003C72C0" w:rsidP="003C72C0">
      <w:pPr>
        <w:autoSpaceDE w:val="0"/>
        <w:jc w:val="both"/>
        <w:rPr>
          <w:rFonts w:ascii="Arial" w:hAnsi="Arial"/>
          <w:sz w:val="22"/>
          <w:szCs w:val="22"/>
        </w:rPr>
      </w:pPr>
      <w:r>
        <w:rPr>
          <w:rFonts w:ascii="Arial" w:hAnsi="Arial"/>
          <w:sz w:val="22"/>
          <w:szCs w:val="22"/>
        </w:rPr>
        <w:t xml:space="preserve">All prospective clients are free to choose an Introducing Broker (“IB”) </w:t>
      </w:r>
      <w:r w:rsidR="008A34D1">
        <w:rPr>
          <w:rFonts w:ascii="Arial" w:hAnsi="Arial"/>
          <w:sz w:val="22"/>
          <w:szCs w:val="22"/>
        </w:rPr>
        <w:t xml:space="preserve"> with the conditions </w:t>
      </w:r>
      <w:r>
        <w:rPr>
          <w:rFonts w:ascii="Arial" w:hAnsi="Arial"/>
          <w:sz w:val="22"/>
          <w:szCs w:val="22"/>
        </w:rPr>
        <w:t xml:space="preserve">that the IB must be domiciled within the United States of America and that the organization is an NFA member and CTFC registrant. The commodity broker selected by the client will be responsible for executing trading orders given by the Advisor on behalf of the client, providing a daily written record of any futures or options activity in the account and a summary recapping the month's performance (including open positions held in the account and their value at month end). The commodity broker will charge a commission and any other required fees for these transactions according to its separate schedule of charges.  </w:t>
      </w:r>
    </w:p>
    <w:p w14:paraId="58FC177D" w14:textId="77777777" w:rsidR="000A0141" w:rsidRDefault="000A0141" w:rsidP="003C72C0">
      <w:pPr>
        <w:autoSpaceDE w:val="0"/>
        <w:jc w:val="both"/>
        <w:rPr>
          <w:rFonts w:ascii="Arial" w:hAnsi="Arial"/>
          <w:sz w:val="22"/>
          <w:szCs w:val="22"/>
        </w:rPr>
      </w:pPr>
    </w:p>
    <w:p w14:paraId="5A1DFD23" w14:textId="77777777" w:rsidR="003C72C0" w:rsidRDefault="003C72C0" w:rsidP="00766D42">
      <w:pPr>
        <w:autoSpaceDE w:val="0"/>
      </w:pPr>
    </w:p>
    <w:p w14:paraId="4B8502AD" w14:textId="77777777" w:rsidR="00766D42" w:rsidRDefault="00766D42" w:rsidP="00766D42">
      <w:pPr>
        <w:widowControl/>
        <w:autoSpaceDE w:val="0"/>
        <w:rPr>
          <w:rFonts w:ascii="Arial" w:hAnsi="Arial"/>
          <w:sz w:val="22"/>
          <w:szCs w:val="22"/>
        </w:rPr>
      </w:pPr>
    </w:p>
    <w:p w14:paraId="48C49451" w14:textId="77777777" w:rsidR="00766D42" w:rsidRDefault="00766D42" w:rsidP="00766D42">
      <w:pPr>
        <w:pStyle w:val="Heading1"/>
        <w:widowControl/>
        <w:tabs>
          <w:tab w:val="clear" w:pos="4500"/>
          <w:tab w:val="clear" w:pos="8499"/>
          <w:tab w:val="clear" w:pos="8640"/>
        </w:tabs>
        <w:autoSpaceDE w:val="0"/>
        <w:rPr>
          <w:sz w:val="26"/>
          <w:szCs w:val="22"/>
        </w:rPr>
      </w:pPr>
      <w:bookmarkStart w:id="12" w:name="_Toc36645206"/>
      <w:r>
        <w:rPr>
          <w:sz w:val="26"/>
          <w:szCs w:val="22"/>
        </w:rPr>
        <w:lastRenderedPageBreak/>
        <w:t>LITIGATION</w:t>
      </w:r>
      <w:bookmarkEnd w:id="12"/>
      <w:r>
        <w:rPr>
          <w:sz w:val="26"/>
          <w:szCs w:val="22"/>
        </w:rPr>
        <w:t xml:space="preserve"> </w:t>
      </w:r>
    </w:p>
    <w:p w14:paraId="387ACFBA" w14:textId="77777777" w:rsidR="00766D42" w:rsidRDefault="00766D42" w:rsidP="00766D42">
      <w:pPr>
        <w:widowControl/>
        <w:autoSpaceDE w:val="0"/>
        <w:rPr>
          <w:rFonts w:ascii="Arial" w:hAnsi="Arial"/>
          <w:sz w:val="22"/>
          <w:szCs w:val="22"/>
        </w:rPr>
      </w:pPr>
    </w:p>
    <w:p w14:paraId="5A7FE66A" w14:textId="77777777" w:rsidR="00766D42" w:rsidRDefault="00766D42" w:rsidP="00766D42">
      <w:pPr>
        <w:autoSpaceDE w:val="0"/>
        <w:rPr>
          <w:rFonts w:ascii="Arial" w:hAnsi="Arial"/>
          <w:sz w:val="22"/>
          <w:szCs w:val="22"/>
        </w:rPr>
      </w:pPr>
      <w:r>
        <w:rPr>
          <w:rFonts w:ascii="Arial" w:hAnsi="Arial"/>
          <w:sz w:val="22"/>
          <w:szCs w:val="22"/>
        </w:rPr>
        <w:t>There have never been any administrative, civil or criminal proceedings against Ryan DeGaris</w:t>
      </w:r>
      <w:r w:rsidR="00A565E0">
        <w:rPr>
          <w:rFonts w:ascii="Arial" w:hAnsi="Arial"/>
          <w:sz w:val="22"/>
          <w:szCs w:val="22"/>
        </w:rPr>
        <w:t xml:space="preserve"> CTA</w:t>
      </w:r>
      <w:r>
        <w:rPr>
          <w:rFonts w:ascii="Arial" w:hAnsi="Arial"/>
          <w:sz w:val="22"/>
          <w:szCs w:val="22"/>
        </w:rPr>
        <w:t>.</w:t>
      </w:r>
    </w:p>
    <w:p w14:paraId="77B75429" w14:textId="77777777" w:rsidR="00766D42" w:rsidRDefault="00766D42" w:rsidP="00766D42">
      <w:pPr>
        <w:pStyle w:val="Heading1"/>
        <w:widowControl/>
        <w:tabs>
          <w:tab w:val="clear" w:pos="4500"/>
          <w:tab w:val="clear" w:pos="8499"/>
          <w:tab w:val="clear" w:pos="8640"/>
        </w:tabs>
        <w:rPr>
          <w:sz w:val="26"/>
        </w:rPr>
      </w:pPr>
    </w:p>
    <w:p w14:paraId="4F249910" w14:textId="77777777" w:rsidR="00766D42" w:rsidRDefault="00766D42" w:rsidP="00766D42">
      <w:pPr>
        <w:pStyle w:val="Heading1"/>
        <w:widowControl/>
        <w:tabs>
          <w:tab w:val="clear" w:pos="4500"/>
          <w:tab w:val="clear" w:pos="8499"/>
          <w:tab w:val="clear" w:pos="8640"/>
        </w:tabs>
        <w:rPr>
          <w:sz w:val="22"/>
        </w:rPr>
      </w:pPr>
      <w:bookmarkStart w:id="13" w:name="_Toc36645207"/>
      <w:r>
        <w:rPr>
          <w:sz w:val="26"/>
        </w:rPr>
        <w:t>FEES</w:t>
      </w:r>
      <w:bookmarkEnd w:id="13"/>
    </w:p>
    <w:p w14:paraId="4A10D181" w14:textId="77777777" w:rsidR="00766D42" w:rsidRDefault="00766D42" w:rsidP="00766D42">
      <w:pPr>
        <w:spacing w:line="276" w:lineRule="auto"/>
        <w:ind w:firstLine="720"/>
        <w:rPr>
          <w:rFonts w:ascii="Arial" w:hAnsi="Arial"/>
          <w:sz w:val="22"/>
        </w:rPr>
      </w:pPr>
    </w:p>
    <w:p w14:paraId="024221C7" w14:textId="77777777" w:rsidR="00766D42" w:rsidRDefault="00766D42" w:rsidP="002F7F28">
      <w:pPr>
        <w:autoSpaceDE w:val="0"/>
        <w:rPr>
          <w:rFonts w:ascii="Arial" w:hAnsi="Arial"/>
          <w:sz w:val="22"/>
          <w:szCs w:val="22"/>
        </w:rPr>
      </w:pPr>
      <w:r>
        <w:rPr>
          <w:rFonts w:ascii="Arial" w:hAnsi="Arial"/>
          <w:sz w:val="22"/>
          <w:szCs w:val="22"/>
        </w:rPr>
        <w:tab/>
      </w:r>
    </w:p>
    <w:p w14:paraId="3E166F96" w14:textId="77777777" w:rsidR="002F7F28" w:rsidRDefault="002F7F28" w:rsidP="002F7F28">
      <w:pPr>
        <w:autoSpaceDE w:val="0"/>
        <w:rPr>
          <w:rFonts w:ascii="Arial" w:hAnsi="Arial"/>
          <w:sz w:val="22"/>
          <w:szCs w:val="22"/>
        </w:rPr>
      </w:pPr>
    </w:p>
    <w:p w14:paraId="579DDD8B" w14:textId="5BA612FD" w:rsidR="002F7F28" w:rsidRDefault="002F7F28" w:rsidP="002F7F28">
      <w:pPr>
        <w:autoSpaceDE w:val="0"/>
        <w:jc w:val="both"/>
        <w:rPr>
          <w:rFonts w:ascii="Arial" w:hAnsi="Arial"/>
          <w:bCs/>
          <w:sz w:val="22"/>
          <w:szCs w:val="22"/>
        </w:rPr>
      </w:pPr>
      <w:r>
        <w:rPr>
          <w:rFonts w:ascii="Arial" w:hAnsi="Arial"/>
          <w:b/>
          <w:bCs/>
          <w:sz w:val="22"/>
          <w:szCs w:val="22"/>
        </w:rPr>
        <w:t xml:space="preserve">Management Fee.  </w:t>
      </w:r>
      <w:r w:rsidRPr="008F4938">
        <w:rPr>
          <w:rFonts w:ascii="Arial" w:hAnsi="Arial"/>
          <w:bCs/>
          <w:sz w:val="22"/>
          <w:szCs w:val="22"/>
        </w:rPr>
        <w:t xml:space="preserve">The advisor will receive a management fee of up to 1/12 of 2% annually of the Net Assets in the Client’s account at the end of each </w:t>
      </w:r>
      <w:r w:rsidR="00016E95">
        <w:rPr>
          <w:rFonts w:ascii="Arial" w:hAnsi="Arial"/>
          <w:bCs/>
          <w:sz w:val="22"/>
          <w:szCs w:val="22"/>
        </w:rPr>
        <w:t>month</w:t>
      </w:r>
      <w:r w:rsidRPr="008F4938">
        <w:rPr>
          <w:rFonts w:ascii="Arial" w:hAnsi="Arial"/>
          <w:bCs/>
          <w:sz w:val="22"/>
          <w:szCs w:val="22"/>
        </w:rPr>
        <w:t>.</w:t>
      </w:r>
      <w:r>
        <w:rPr>
          <w:rFonts w:ascii="Arial" w:hAnsi="Arial"/>
          <w:bCs/>
          <w:sz w:val="22"/>
          <w:szCs w:val="22"/>
        </w:rPr>
        <w:t xml:space="preserve">  Net Assets are the account’s total assets </w:t>
      </w:r>
      <w:r w:rsidR="00B66909">
        <w:rPr>
          <w:rFonts w:ascii="Arial" w:hAnsi="Arial"/>
          <w:bCs/>
          <w:sz w:val="22"/>
          <w:szCs w:val="22"/>
        </w:rPr>
        <w:t xml:space="preserve">less </w:t>
      </w:r>
      <w:r>
        <w:rPr>
          <w:rFonts w:ascii="Arial" w:hAnsi="Arial"/>
          <w:bCs/>
          <w:sz w:val="22"/>
          <w:szCs w:val="22"/>
        </w:rPr>
        <w:t xml:space="preserve">liabilities, including realized and unrealized gains and losses.  If the account is traded for less than a </w:t>
      </w:r>
      <w:r w:rsidR="00016E95">
        <w:rPr>
          <w:rFonts w:ascii="Arial" w:hAnsi="Arial"/>
          <w:bCs/>
          <w:sz w:val="22"/>
          <w:szCs w:val="22"/>
        </w:rPr>
        <w:t>month</w:t>
      </w:r>
      <w:r>
        <w:rPr>
          <w:rFonts w:ascii="Arial" w:hAnsi="Arial"/>
          <w:bCs/>
          <w:sz w:val="22"/>
          <w:szCs w:val="22"/>
        </w:rPr>
        <w:t xml:space="preserve">, the </w:t>
      </w:r>
      <w:r w:rsidR="00E77C07">
        <w:rPr>
          <w:rFonts w:ascii="Arial" w:hAnsi="Arial"/>
          <w:bCs/>
          <w:sz w:val="22"/>
          <w:szCs w:val="22"/>
        </w:rPr>
        <w:t xml:space="preserve">management </w:t>
      </w:r>
      <w:r>
        <w:rPr>
          <w:rFonts w:ascii="Arial" w:hAnsi="Arial"/>
          <w:bCs/>
          <w:sz w:val="22"/>
          <w:szCs w:val="22"/>
        </w:rPr>
        <w:t xml:space="preserve">fee shall </w:t>
      </w:r>
      <w:r w:rsidR="000A0141">
        <w:rPr>
          <w:rFonts w:ascii="Arial" w:hAnsi="Arial"/>
          <w:bCs/>
          <w:sz w:val="22"/>
          <w:szCs w:val="22"/>
        </w:rPr>
        <w:t>b</w:t>
      </w:r>
      <w:r>
        <w:rPr>
          <w:rFonts w:ascii="Arial" w:hAnsi="Arial"/>
          <w:bCs/>
          <w:sz w:val="22"/>
          <w:szCs w:val="22"/>
        </w:rPr>
        <w:t>e pro-rated according to the number of da</w:t>
      </w:r>
      <w:r w:rsidR="007A6E82">
        <w:rPr>
          <w:rFonts w:ascii="Arial" w:hAnsi="Arial"/>
          <w:bCs/>
          <w:sz w:val="22"/>
          <w:szCs w:val="22"/>
        </w:rPr>
        <w:t>y</w:t>
      </w:r>
      <w:r>
        <w:rPr>
          <w:rFonts w:ascii="Arial" w:hAnsi="Arial"/>
          <w:bCs/>
          <w:sz w:val="22"/>
          <w:szCs w:val="22"/>
        </w:rPr>
        <w:t>s it was traded.</w:t>
      </w:r>
      <w:r w:rsidRPr="008F4938">
        <w:rPr>
          <w:rFonts w:ascii="Arial" w:hAnsi="Arial"/>
          <w:bCs/>
          <w:sz w:val="22"/>
          <w:szCs w:val="22"/>
        </w:rPr>
        <w:t xml:space="preserve"> </w:t>
      </w:r>
      <w:r w:rsidR="00E77C07">
        <w:rPr>
          <w:rFonts w:ascii="Arial" w:hAnsi="Arial"/>
          <w:sz w:val="22"/>
          <w:szCs w:val="22"/>
        </w:rPr>
        <w:t>The management fee of 2% of annualized Net Asset Value is paid regardless of the performance of the account.</w:t>
      </w:r>
    </w:p>
    <w:p w14:paraId="5E48F5D6" w14:textId="77777777" w:rsidR="002F7F28" w:rsidRPr="00960127" w:rsidRDefault="002F7F28" w:rsidP="002F7F28">
      <w:pPr>
        <w:widowControl/>
        <w:suppressAutoHyphens w:val="0"/>
        <w:autoSpaceDE w:val="0"/>
        <w:autoSpaceDN w:val="0"/>
        <w:adjustRightInd w:val="0"/>
        <w:jc w:val="both"/>
        <w:rPr>
          <w:rFonts w:ascii="Arial" w:hAnsi="Arial" w:cs="Arial"/>
          <w:sz w:val="22"/>
          <w:szCs w:val="22"/>
        </w:rPr>
      </w:pPr>
    </w:p>
    <w:p w14:paraId="300BF280" w14:textId="20FE8A78" w:rsidR="002F7F28" w:rsidRDefault="002F7F28" w:rsidP="002F7F28">
      <w:pPr>
        <w:autoSpaceDE w:val="0"/>
        <w:jc w:val="both"/>
        <w:rPr>
          <w:rFonts w:ascii="Arial" w:hAnsi="Arial"/>
          <w:sz w:val="22"/>
          <w:szCs w:val="22"/>
        </w:rPr>
      </w:pPr>
      <w:r>
        <w:rPr>
          <w:rFonts w:ascii="Arial" w:hAnsi="Arial"/>
          <w:b/>
          <w:bCs/>
          <w:sz w:val="22"/>
          <w:szCs w:val="22"/>
        </w:rPr>
        <w:t xml:space="preserve">Incentive Fee.   </w:t>
      </w:r>
      <w:r w:rsidR="00E07A2C">
        <w:rPr>
          <w:rFonts w:ascii="Arial" w:hAnsi="Arial"/>
          <w:bCs/>
          <w:sz w:val="22"/>
          <w:szCs w:val="22"/>
        </w:rPr>
        <w:t>The A</w:t>
      </w:r>
      <w:r w:rsidR="00DE7938" w:rsidRPr="00DE7938">
        <w:rPr>
          <w:rFonts w:ascii="Arial" w:hAnsi="Arial"/>
          <w:bCs/>
          <w:sz w:val="22"/>
          <w:szCs w:val="22"/>
        </w:rPr>
        <w:t xml:space="preserve">dvisor will receive a </w:t>
      </w:r>
      <w:r w:rsidR="008B39B0">
        <w:rPr>
          <w:rFonts w:ascii="Arial" w:hAnsi="Arial"/>
          <w:bCs/>
          <w:sz w:val="22"/>
          <w:szCs w:val="22"/>
        </w:rPr>
        <w:t>quarterly</w:t>
      </w:r>
      <w:r w:rsidR="00DE7938" w:rsidRPr="00DE7938">
        <w:rPr>
          <w:rFonts w:ascii="Arial" w:hAnsi="Arial"/>
          <w:bCs/>
          <w:sz w:val="22"/>
          <w:szCs w:val="22"/>
        </w:rPr>
        <w:t xml:space="preserve"> incentive fee of 20%</w:t>
      </w:r>
      <w:r w:rsidR="008B39B0">
        <w:rPr>
          <w:rFonts w:ascii="Arial" w:hAnsi="Arial"/>
          <w:bCs/>
          <w:sz w:val="22"/>
          <w:szCs w:val="22"/>
        </w:rPr>
        <w:t xml:space="preserve"> of </w:t>
      </w:r>
      <w:r w:rsidR="00443C06">
        <w:rPr>
          <w:rFonts w:ascii="Arial" w:hAnsi="Arial"/>
          <w:bCs/>
          <w:sz w:val="22"/>
          <w:szCs w:val="22"/>
        </w:rPr>
        <w:t>New</w:t>
      </w:r>
      <w:r w:rsidR="008B39B0">
        <w:rPr>
          <w:rFonts w:ascii="Arial" w:hAnsi="Arial"/>
          <w:bCs/>
          <w:sz w:val="22"/>
          <w:szCs w:val="22"/>
        </w:rPr>
        <w:t xml:space="preserve"> </w:t>
      </w:r>
      <w:r w:rsidR="00443C06">
        <w:rPr>
          <w:rFonts w:ascii="Arial" w:hAnsi="Arial"/>
          <w:bCs/>
          <w:sz w:val="22"/>
          <w:szCs w:val="22"/>
        </w:rPr>
        <w:t>T</w:t>
      </w:r>
      <w:r w:rsidR="008B39B0">
        <w:rPr>
          <w:rFonts w:ascii="Arial" w:hAnsi="Arial"/>
          <w:bCs/>
          <w:sz w:val="22"/>
          <w:szCs w:val="22"/>
        </w:rPr>
        <w:t xml:space="preserve">rading </w:t>
      </w:r>
      <w:r w:rsidR="00443C06">
        <w:rPr>
          <w:rFonts w:ascii="Arial" w:hAnsi="Arial"/>
          <w:bCs/>
          <w:sz w:val="22"/>
          <w:szCs w:val="22"/>
        </w:rPr>
        <w:t>P</w:t>
      </w:r>
      <w:r w:rsidR="008B39B0">
        <w:rPr>
          <w:rFonts w:ascii="Arial" w:hAnsi="Arial"/>
          <w:bCs/>
          <w:sz w:val="22"/>
          <w:szCs w:val="22"/>
        </w:rPr>
        <w:t>rofits</w:t>
      </w:r>
      <w:r w:rsidR="00DE7938" w:rsidRPr="00DE7938">
        <w:rPr>
          <w:rFonts w:ascii="Arial" w:hAnsi="Arial"/>
          <w:bCs/>
          <w:sz w:val="22"/>
          <w:szCs w:val="22"/>
        </w:rPr>
        <w:t>.</w:t>
      </w:r>
      <w:r w:rsidR="008B39B0">
        <w:rPr>
          <w:rFonts w:ascii="Arial" w:hAnsi="Arial"/>
          <w:b/>
          <w:bCs/>
          <w:sz w:val="22"/>
          <w:szCs w:val="22"/>
        </w:rPr>
        <w:t xml:space="preserve"> </w:t>
      </w:r>
      <w:r>
        <w:rPr>
          <w:rFonts w:ascii="Arial" w:hAnsi="Arial"/>
          <w:sz w:val="22"/>
          <w:szCs w:val="22"/>
        </w:rPr>
        <w:t xml:space="preserve">The incentive fee is paid only if an account has </w:t>
      </w:r>
      <w:r w:rsidR="00443C06">
        <w:rPr>
          <w:rFonts w:ascii="Arial" w:hAnsi="Arial"/>
          <w:sz w:val="22"/>
          <w:szCs w:val="22"/>
        </w:rPr>
        <w:t>N</w:t>
      </w:r>
      <w:r>
        <w:rPr>
          <w:rFonts w:ascii="Arial" w:hAnsi="Arial"/>
          <w:sz w:val="22"/>
          <w:szCs w:val="22"/>
        </w:rPr>
        <w:t xml:space="preserve">ew Trading Profits.  Thus, if the account experiences a loss after an incentive fee is paid, the Advisor will retain the payment but will not receive another incentive fee until the account has subsequent </w:t>
      </w:r>
      <w:r w:rsidR="00D117FE">
        <w:rPr>
          <w:rFonts w:ascii="Arial" w:hAnsi="Arial"/>
          <w:sz w:val="22"/>
          <w:szCs w:val="22"/>
        </w:rPr>
        <w:t xml:space="preserve">New </w:t>
      </w:r>
      <w:r>
        <w:rPr>
          <w:rFonts w:ascii="Arial" w:hAnsi="Arial"/>
          <w:sz w:val="22"/>
          <w:szCs w:val="22"/>
        </w:rPr>
        <w:t>Trading Profits</w:t>
      </w:r>
      <w:r w:rsidR="006143C9">
        <w:rPr>
          <w:rFonts w:ascii="Arial" w:hAnsi="Arial"/>
          <w:sz w:val="22"/>
          <w:szCs w:val="22"/>
        </w:rPr>
        <w:t xml:space="preserve"> from the previous </w:t>
      </w:r>
      <w:r w:rsidR="00E07A2C">
        <w:rPr>
          <w:rFonts w:ascii="Arial" w:hAnsi="Arial"/>
          <w:sz w:val="22"/>
          <w:szCs w:val="22"/>
        </w:rPr>
        <w:t xml:space="preserve">“high watermark” </w:t>
      </w:r>
      <w:r w:rsidR="006143C9">
        <w:rPr>
          <w:rFonts w:ascii="Arial" w:hAnsi="Arial"/>
          <w:sz w:val="22"/>
          <w:szCs w:val="22"/>
        </w:rPr>
        <w:t>level</w:t>
      </w:r>
      <w:r>
        <w:rPr>
          <w:rFonts w:ascii="Arial" w:hAnsi="Arial"/>
          <w:sz w:val="22"/>
          <w:szCs w:val="22"/>
        </w:rPr>
        <w:t>.</w:t>
      </w:r>
      <w:r w:rsidR="006143C9">
        <w:rPr>
          <w:rFonts w:ascii="Arial" w:hAnsi="Arial"/>
          <w:sz w:val="22"/>
          <w:szCs w:val="22"/>
        </w:rPr>
        <w:t xml:space="preserve">  </w:t>
      </w:r>
      <w:r w:rsidR="00E07A2C">
        <w:rPr>
          <w:rFonts w:ascii="Arial" w:hAnsi="Arial"/>
          <w:sz w:val="22"/>
          <w:szCs w:val="22"/>
        </w:rPr>
        <w:t>A</w:t>
      </w:r>
      <w:r w:rsidR="006143C9">
        <w:rPr>
          <w:rFonts w:ascii="Arial" w:hAnsi="Arial"/>
          <w:sz w:val="22"/>
          <w:szCs w:val="22"/>
        </w:rPr>
        <w:t xml:space="preserve"> </w:t>
      </w:r>
      <w:r w:rsidR="00E07A2C">
        <w:rPr>
          <w:rFonts w:ascii="Arial" w:hAnsi="Arial"/>
          <w:sz w:val="22"/>
          <w:szCs w:val="22"/>
        </w:rPr>
        <w:t>h</w:t>
      </w:r>
      <w:r w:rsidR="006143C9">
        <w:rPr>
          <w:rFonts w:ascii="Arial" w:hAnsi="Arial"/>
          <w:sz w:val="22"/>
          <w:szCs w:val="22"/>
        </w:rPr>
        <w:t xml:space="preserve">igh </w:t>
      </w:r>
      <w:r w:rsidR="00E07A2C">
        <w:rPr>
          <w:rFonts w:ascii="Arial" w:hAnsi="Arial"/>
          <w:sz w:val="22"/>
          <w:szCs w:val="22"/>
        </w:rPr>
        <w:t>w</w:t>
      </w:r>
      <w:r w:rsidR="006143C9">
        <w:rPr>
          <w:rFonts w:ascii="Arial" w:hAnsi="Arial"/>
          <w:sz w:val="22"/>
          <w:szCs w:val="22"/>
        </w:rPr>
        <w:t>atermark</w:t>
      </w:r>
      <w:r w:rsidR="00E07A2C">
        <w:rPr>
          <w:rFonts w:ascii="Arial" w:hAnsi="Arial"/>
          <w:sz w:val="22"/>
          <w:szCs w:val="22"/>
        </w:rPr>
        <w:t xml:space="preserve"> is</w:t>
      </w:r>
      <w:r w:rsidR="006143C9">
        <w:rPr>
          <w:rFonts w:ascii="Arial" w:hAnsi="Arial"/>
          <w:sz w:val="22"/>
          <w:szCs w:val="22"/>
        </w:rPr>
        <w:t xml:space="preserve"> the highest level of equity</w:t>
      </w:r>
      <w:r w:rsidR="00E07A2C">
        <w:rPr>
          <w:rFonts w:ascii="Arial" w:hAnsi="Arial"/>
          <w:sz w:val="22"/>
          <w:szCs w:val="22"/>
        </w:rPr>
        <w:t xml:space="preserve"> net of all fees and recorded each </w:t>
      </w:r>
      <w:r w:rsidR="002B7A2C">
        <w:rPr>
          <w:rFonts w:ascii="Arial" w:hAnsi="Arial"/>
          <w:sz w:val="22"/>
          <w:szCs w:val="22"/>
        </w:rPr>
        <w:t>quarter</w:t>
      </w:r>
      <w:r w:rsidR="00E07A2C">
        <w:rPr>
          <w:rFonts w:ascii="Arial" w:hAnsi="Arial"/>
          <w:sz w:val="22"/>
          <w:szCs w:val="22"/>
        </w:rPr>
        <w:t xml:space="preserve"> to determine when an incentive fee is applicable and payable to the Advisor</w:t>
      </w:r>
      <w:r w:rsidR="006143C9">
        <w:rPr>
          <w:rFonts w:ascii="Arial" w:hAnsi="Arial"/>
          <w:sz w:val="22"/>
          <w:szCs w:val="22"/>
        </w:rPr>
        <w:t>.</w:t>
      </w:r>
      <w:r>
        <w:rPr>
          <w:rFonts w:ascii="Arial" w:hAnsi="Arial"/>
          <w:sz w:val="22"/>
          <w:szCs w:val="22"/>
        </w:rPr>
        <w:t xml:space="preserve">  </w:t>
      </w:r>
    </w:p>
    <w:p w14:paraId="6012E29A" w14:textId="4423C354" w:rsidR="006B3E79" w:rsidRDefault="006B3E79" w:rsidP="002F7F28">
      <w:pPr>
        <w:autoSpaceDE w:val="0"/>
        <w:jc w:val="both"/>
        <w:rPr>
          <w:rFonts w:ascii="Arial" w:hAnsi="Arial"/>
          <w:sz w:val="22"/>
          <w:szCs w:val="22"/>
        </w:rPr>
      </w:pPr>
    </w:p>
    <w:p w14:paraId="2B0950DF" w14:textId="149635F4" w:rsidR="006B3E79" w:rsidRPr="006B3E79" w:rsidRDefault="006B3E79" w:rsidP="002F7F28">
      <w:pPr>
        <w:autoSpaceDE w:val="0"/>
        <w:jc w:val="both"/>
        <w:rPr>
          <w:rFonts w:ascii="Arial" w:hAnsi="Arial"/>
          <w:bCs/>
          <w:sz w:val="22"/>
          <w:szCs w:val="22"/>
        </w:rPr>
      </w:pPr>
      <w:r w:rsidRPr="009D0234">
        <w:rPr>
          <w:rFonts w:ascii="Arial" w:hAnsi="Arial"/>
          <w:b/>
          <w:bCs/>
          <w:sz w:val="22"/>
          <w:szCs w:val="22"/>
        </w:rPr>
        <w:t>Standard Brokerage Fee.</w:t>
      </w:r>
      <w:r w:rsidRPr="00135758">
        <w:rPr>
          <w:rFonts w:ascii="Arial" w:hAnsi="Arial"/>
          <w:sz w:val="20"/>
        </w:rPr>
        <w:t xml:space="preserve">  </w:t>
      </w:r>
      <w:r w:rsidRPr="009D0234">
        <w:rPr>
          <w:rFonts w:ascii="Arial" w:hAnsi="Arial"/>
          <w:bCs/>
          <w:sz w:val="22"/>
          <w:szCs w:val="22"/>
        </w:rPr>
        <w:t>The Advisor will receive up to $1.10 per contract side as a standard brokerage fee which will be used to help the Advisor cover administrative, trading and routing costs related to running its Commodity Trading Advisory business.  The standard brokerage fee will be paid to the Advisor by the FCM and the FCM will deduct this standard brokerage fee from the accounts per transaction</w:t>
      </w:r>
    </w:p>
    <w:p w14:paraId="7FCFADEA" w14:textId="28F1CAB1" w:rsidR="00C7029C" w:rsidRDefault="00C7029C" w:rsidP="002F7F28">
      <w:pPr>
        <w:autoSpaceDE w:val="0"/>
        <w:jc w:val="both"/>
        <w:rPr>
          <w:rFonts w:ascii="Arial" w:hAnsi="Arial"/>
          <w:sz w:val="22"/>
          <w:szCs w:val="22"/>
        </w:rPr>
      </w:pPr>
    </w:p>
    <w:p w14:paraId="5EF9A418" w14:textId="28573867" w:rsidR="00C7029C" w:rsidRPr="00A62F5E" w:rsidRDefault="00C7029C" w:rsidP="00C7029C">
      <w:pPr>
        <w:autoSpaceDE w:val="0"/>
        <w:jc w:val="both"/>
        <w:rPr>
          <w:rFonts w:ascii="Arial" w:hAnsi="Arial"/>
          <w:i/>
          <w:iCs/>
          <w:sz w:val="22"/>
          <w:szCs w:val="22"/>
        </w:rPr>
      </w:pPr>
      <w:r>
        <w:rPr>
          <w:rFonts w:ascii="Arial" w:hAnsi="Arial"/>
          <w:i/>
          <w:iCs/>
          <w:sz w:val="22"/>
          <w:szCs w:val="22"/>
        </w:rPr>
        <w:t>For current clients, neither a management fee nor incentive fee is currently being charged. As such, the exact fee structure may be negotiated by each client at account opening.</w:t>
      </w:r>
    </w:p>
    <w:p w14:paraId="5562F795" w14:textId="77777777" w:rsidR="002F7F28" w:rsidRDefault="002F7F28" w:rsidP="002F7F28">
      <w:pPr>
        <w:autoSpaceDE w:val="0"/>
        <w:rPr>
          <w:rFonts w:ascii="Arial" w:hAnsi="Arial"/>
          <w:sz w:val="22"/>
          <w:szCs w:val="22"/>
        </w:rPr>
      </w:pPr>
    </w:p>
    <w:p w14:paraId="50C0FC39" w14:textId="77777777" w:rsidR="00766D42" w:rsidRDefault="00766D42" w:rsidP="00766D42">
      <w:pPr>
        <w:spacing w:line="276" w:lineRule="auto"/>
        <w:ind w:firstLine="720"/>
        <w:rPr>
          <w:rFonts w:ascii="Arial" w:hAnsi="Arial"/>
          <w:b/>
          <w:i/>
          <w:sz w:val="22"/>
        </w:rPr>
      </w:pPr>
    </w:p>
    <w:p w14:paraId="16990288" w14:textId="77777777" w:rsidR="00766D42" w:rsidRDefault="00766D42" w:rsidP="00766D42">
      <w:pPr>
        <w:spacing w:after="180" w:line="276" w:lineRule="auto"/>
        <w:ind w:firstLine="720"/>
        <w:rPr>
          <w:rFonts w:ascii="Arial" w:hAnsi="Arial"/>
          <w:sz w:val="22"/>
        </w:rPr>
      </w:pPr>
      <w:r>
        <w:rPr>
          <w:rFonts w:ascii="Arial" w:hAnsi="Arial"/>
          <w:b/>
          <w:i/>
          <w:sz w:val="22"/>
        </w:rPr>
        <w:t>Net Asset Value</w:t>
      </w:r>
      <w:r>
        <w:rPr>
          <w:rFonts w:ascii="Arial" w:hAnsi="Arial"/>
          <w:sz w:val="22"/>
        </w:rPr>
        <w:t xml:space="preserve"> means the account’s total assets less total liabilities, determined according to the following principles, and where no principle is governing, then on the basis of generally accepted accounting principles, consistently applied.</w:t>
      </w:r>
    </w:p>
    <w:p w14:paraId="0702DD7F" w14:textId="77777777" w:rsidR="00766D42" w:rsidRDefault="00766D42" w:rsidP="00766D42">
      <w:pPr>
        <w:numPr>
          <w:ilvl w:val="0"/>
          <w:numId w:val="2"/>
        </w:numPr>
        <w:tabs>
          <w:tab w:val="left" w:pos="14400"/>
        </w:tabs>
        <w:spacing w:after="180" w:line="276" w:lineRule="auto"/>
        <w:rPr>
          <w:rFonts w:ascii="Arial" w:hAnsi="Arial"/>
          <w:sz w:val="22"/>
        </w:rPr>
      </w:pPr>
      <w:r>
        <w:rPr>
          <w:rFonts w:ascii="Arial" w:hAnsi="Arial"/>
          <w:sz w:val="22"/>
        </w:rPr>
        <w:t xml:space="preserve">Net Asset Value shall include any unrealized profit or loss on open positions. </w:t>
      </w:r>
    </w:p>
    <w:p w14:paraId="13F80C8F" w14:textId="77777777" w:rsidR="00766D42" w:rsidRDefault="00766D42" w:rsidP="00766D42">
      <w:pPr>
        <w:numPr>
          <w:ilvl w:val="0"/>
          <w:numId w:val="2"/>
        </w:numPr>
        <w:tabs>
          <w:tab w:val="left" w:pos="14400"/>
        </w:tabs>
        <w:spacing w:after="120" w:line="276" w:lineRule="auto"/>
        <w:rPr>
          <w:rFonts w:ascii="Arial" w:hAnsi="Arial"/>
          <w:sz w:val="22"/>
        </w:rPr>
      </w:pPr>
      <w:r>
        <w:rPr>
          <w:rFonts w:ascii="Arial" w:hAnsi="Arial"/>
          <w:sz w:val="22"/>
        </w:rPr>
        <w:lastRenderedPageBreak/>
        <w:t>All open positions shall be valued at their then market value which means, with respect to open positions, the settlement price as determined by the exchange on which the transaction is effected or the most recent appropriate quotation as supplied by the account’s commodity broker or banks through which the transaction is effected, except that United States Treasury bills (not futures contracts thereon) shall be carried at cost plus accrued interest.  If there are no trades on the date of the calculation due to operation of the daily price fluctuation limits or due to a closing of the exchange on which the transaction is executed, the contract will be valued at the nominal settlement price as determined by the exchange.</w:t>
      </w:r>
    </w:p>
    <w:p w14:paraId="2E067F00" w14:textId="0BAE336C" w:rsidR="00766D42" w:rsidRDefault="00766D42" w:rsidP="00766D42">
      <w:pPr>
        <w:numPr>
          <w:ilvl w:val="0"/>
          <w:numId w:val="1"/>
        </w:numPr>
        <w:tabs>
          <w:tab w:val="left" w:pos="14400"/>
        </w:tabs>
        <w:spacing w:after="120" w:line="276" w:lineRule="auto"/>
        <w:rPr>
          <w:rFonts w:ascii="Arial" w:hAnsi="Arial"/>
          <w:sz w:val="22"/>
        </w:rPr>
      </w:pPr>
      <w:r>
        <w:rPr>
          <w:rFonts w:ascii="Arial" w:hAnsi="Arial"/>
          <w:sz w:val="22"/>
        </w:rPr>
        <w:t xml:space="preserve">Brokerage commissions and fees shall be treated as a liability of the account upon the initiation of a position.  Incentive fees payable to the Advisor on </w:t>
      </w:r>
      <w:r w:rsidR="00D117FE">
        <w:rPr>
          <w:rFonts w:ascii="Arial" w:hAnsi="Arial"/>
          <w:sz w:val="22"/>
        </w:rPr>
        <w:t xml:space="preserve">New </w:t>
      </w:r>
      <w:r>
        <w:rPr>
          <w:rFonts w:ascii="Arial" w:hAnsi="Arial"/>
          <w:sz w:val="22"/>
        </w:rPr>
        <w:t>Trading Profits shall be accrued for purposes of calculating Net Asset Value.</w:t>
      </w:r>
    </w:p>
    <w:p w14:paraId="4A42ED8E" w14:textId="77777777" w:rsidR="00766D42" w:rsidRDefault="00766D42" w:rsidP="00766D42">
      <w:pPr>
        <w:pStyle w:val="TOC1"/>
        <w:tabs>
          <w:tab w:val="clear" w:pos="9000"/>
        </w:tabs>
      </w:pPr>
    </w:p>
    <w:p w14:paraId="04A0302A" w14:textId="77777777" w:rsidR="00766D42" w:rsidRDefault="00766D42" w:rsidP="00766D42">
      <w:pPr>
        <w:rPr>
          <w:rFonts w:ascii="TimesNewRoman" w:eastAsia="TimesNewRoman" w:hAnsi="TimesNewRoman" w:cs="TimesNewRoman"/>
          <w:b/>
          <w:bCs/>
          <w:sz w:val="22"/>
          <w:szCs w:val="22"/>
        </w:rPr>
      </w:pPr>
      <w:r>
        <w:rPr>
          <w:rFonts w:ascii="TimesNewRoman" w:eastAsia="TimesNewRoman" w:hAnsi="TimesNewRoman" w:cs="TimesNewRoman"/>
          <w:b/>
          <w:bCs/>
          <w:sz w:val="22"/>
          <w:szCs w:val="22"/>
        </w:rPr>
        <w:tab/>
      </w:r>
    </w:p>
    <w:p w14:paraId="10646AFE" w14:textId="77777777" w:rsidR="00766D42" w:rsidRDefault="00766D42" w:rsidP="00766D42">
      <w:pPr>
        <w:autoSpaceDE w:val="0"/>
        <w:rPr>
          <w:rFonts w:ascii="Arial" w:hAnsi="Arial"/>
          <w:sz w:val="22"/>
          <w:szCs w:val="22"/>
        </w:rPr>
      </w:pPr>
    </w:p>
    <w:p w14:paraId="77693A6F" w14:textId="5377B34F" w:rsidR="00376F0A" w:rsidRDefault="00D117FE" w:rsidP="00376F0A">
      <w:pPr>
        <w:spacing w:line="276" w:lineRule="auto"/>
        <w:ind w:firstLine="720"/>
        <w:jc w:val="both"/>
        <w:rPr>
          <w:rFonts w:ascii="Arial" w:hAnsi="Arial"/>
          <w:sz w:val="22"/>
        </w:rPr>
      </w:pPr>
      <w:r>
        <w:rPr>
          <w:rFonts w:ascii="Arial" w:hAnsi="Arial"/>
          <w:b/>
          <w:i/>
          <w:sz w:val="22"/>
        </w:rPr>
        <w:t xml:space="preserve">New </w:t>
      </w:r>
      <w:r w:rsidR="00376F0A">
        <w:rPr>
          <w:rFonts w:ascii="Arial" w:hAnsi="Arial"/>
          <w:b/>
          <w:i/>
          <w:sz w:val="22"/>
        </w:rPr>
        <w:t>Trading Profits</w:t>
      </w:r>
      <w:r w:rsidR="00376F0A">
        <w:rPr>
          <w:rFonts w:ascii="Arial" w:hAnsi="Arial"/>
          <w:sz w:val="22"/>
        </w:rPr>
        <w:t xml:space="preserve"> for purposes of calculating the Advisor’s incentive fee only, during a month or quarter, as the case may be, (Period) shall mean the cumulative profits (over and above the aggregate of previous Period profits) after deduction for accrued brokerage commissions and management fees payable to the Advisor.  </w:t>
      </w:r>
      <w:r>
        <w:rPr>
          <w:rFonts w:ascii="Arial" w:hAnsi="Arial"/>
          <w:sz w:val="22"/>
        </w:rPr>
        <w:t xml:space="preserve">New </w:t>
      </w:r>
      <w:r w:rsidR="00376F0A">
        <w:rPr>
          <w:rFonts w:ascii="Arial" w:hAnsi="Arial"/>
          <w:sz w:val="22"/>
        </w:rPr>
        <w:t xml:space="preserve">Trading Profits shall include both realized and unrealized profits and interest received by the account on its assets.  If </w:t>
      </w:r>
      <w:r>
        <w:rPr>
          <w:rFonts w:ascii="Arial" w:hAnsi="Arial"/>
          <w:sz w:val="22"/>
        </w:rPr>
        <w:t xml:space="preserve">New </w:t>
      </w:r>
      <w:r w:rsidR="00376F0A">
        <w:rPr>
          <w:rFonts w:ascii="Arial" w:hAnsi="Arial"/>
          <w:sz w:val="22"/>
        </w:rPr>
        <w:t xml:space="preserve">Trading Profits for a Period are negative, it shall constitute a “Carryforward Loss” for the beginning of the next Period.  No incentive fees shall be payable to the Advisor until future </w:t>
      </w:r>
      <w:r>
        <w:rPr>
          <w:rFonts w:ascii="Arial" w:hAnsi="Arial"/>
          <w:sz w:val="22"/>
        </w:rPr>
        <w:t xml:space="preserve">New </w:t>
      </w:r>
      <w:r w:rsidR="00376F0A">
        <w:rPr>
          <w:rFonts w:ascii="Arial" w:hAnsi="Arial"/>
          <w:sz w:val="22"/>
        </w:rPr>
        <w:t>Trading Profits for the ensuing Period exceed Carryforward Loss.  To the extent amounts are withdrawn from the account at a time when the account has a loss, the percentage amount of reduction will be measured in trading units of $</w:t>
      </w:r>
      <w:r w:rsidR="004000D5">
        <w:rPr>
          <w:rFonts w:ascii="Arial" w:hAnsi="Arial"/>
          <w:sz w:val="22"/>
        </w:rPr>
        <w:t>25</w:t>
      </w:r>
      <w:r w:rsidR="00376F0A">
        <w:rPr>
          <w:rFonts w:ascii="Arial" w:hAnsi="Arial"/>
          <w:sz w:val="22"/>
        </w:rPr>
        <w:t xml:space="preserve">,000 increments and  will reduce the </w:t>
      </w:r>
      <w:r w:rsidR="00E44C7C">
        <w:rPr>
          <w:rFonts w:ascii="Arial" w:hAnsi="Arial"/>
          <w:sz w:val="22"/>
        </w:rPr>
        <w:t>Carryforward</w:t>
      </w:r>
      <w:r w:rsidR="00376F0A">
        <w:rPr>
          <w:rFonts w:ascii="Arial" w:hAnsi="Arial"/>
          <w:sz w:val="22"/>
        </w:rPr>
        <w:t xml:space="preserve"> loss by that percentage amount reduction.  For Example:  If an account’s high watermark is $</w:t>
      </w:r>
      <w:r w:rsidR="004000D5">
        <w:rPr>
          <w:rFonts w:ascii="Arial" w:hAnsi="Arial"/>
          <w:sz w:val="22"/>
        </w:rPr>
        <w:t>57,500</w:t>
      </w:r>
      <w:r w:rsidR="00376F0A">
        <w:rPr>
          <w:rFonts w:ascii="Arial" w:hAnsi="Arial"/>
          <w:sz w:val="22"/>
        </w:rPr>
        <w:t xml:space="preserve"> and the current balance is $</w:t>
      </w:r>
      <w:r w:rsidR="004000D5">
        <w:rPr>
          <w:rFonts w:ascii="Arial" w:hAnsi="Arial"/>
          <w:sz w:val="22"/>
        </w:rPr>
        <w:t>45</w:t>
      </w:r>
      <w:r w:rsidR="00376F0A">
        <w:rPr>
          <w:rFonts w:ascii="Arial" w:hAnsi="Arial"/>
          <w:sz w:val="22"/>
        </w:rPr>
        <w:t xml:space="preserve">,000, the </w:t>
      </w:r>
      <w:r w:rsidR="00E44C7C">
        <w:rPr>
          <w:rFonts w:ascii="Arial" w:hAnsi="Arial"/>
          <w:sz w:val="22"/>
        </w:rPr>
        <w:t>carryforward</w:t>
      </w:r>
      <w:r w:rsidR="00376F0A">
        <w:rPr>
          <w:rFonts w:ascii="Arial" w:hAnsi="Arial"/>
          <w:sz w:val="22"/>
        </w:rPr>
        <w:t xml:space="preserve"> loss is currently $</w:t>
      </w:r>
      <w:r w:rsidR="004000D5">
        <w:rPr>
          <w:rFonts w:ascii="Arial" w:hAnsi="Arial"/>
          <w:sz w:val="22"/>
        </w:rPr>
        <w:t>12</w:t>
      </w:r>
      <w:r w:rsidR="00376F0A">
        <w:rPr>
          <w:rFonts w:ascii="Arial" w:hAnsi="Arial"/>
          <w:sz w:val="22"/>
        </w:rPr>
        <w:t>,</w:t>
      </w:r>
      <w:r w:rsidR="004000D5">
        <w:rPr>
          <w:rFonts w:ascii="Arial" w:hAnsi="Arial"/>
          <w:sz w:val="22"/>
        </w:rPr>
        <w:t>5</w:t>
      </w:r>
      <w:r w:rsidR="00376F0A">
        <w:rPr>
          <w:rFonts w:ascii="Arial" w:hAnsi="Arial"/>
          <w:sz w:val="22"/>
        </w:rPr>
        <w:t>00.  If the account owner subsequently withdraws $</w:t>
      </w:r>
      <w:r w:rsidR="004000D5">
        <w:rPr>
          <w:rFonts w:ascii="Arial" w:hAnsi="Arial"/>
          <w:sz w:val="22"/>
        </w:rPr>
        <w:t>25</w:t>
      </w:r>
      <w:r w:rsidR="00376F0A">
        <w:rPr>
          <w:rFonts w:ascii="Arial" w:hAnsi="Arial"/>
          <w:sz w:val="22"/>
        </w:rPr>
        <w:t xml:space="preserve">,000 therefore reducing the account’s trading level from 2 units to 1 unit, this effects a 50% reduction in trading level as well as a 50% reduction in the </w:t>
      </w:r>
      <w:r w:rsidR="00E44C7C">
        <w:rPr>
          <w:rFonts w:ascii="Arial" w:hAnsi="Arial"/>
          <w:sz w:val="22"/>
        </w:rPr>
        <w:t>carryforward</w:t>
      </w:r>
      <w:r w:rsidR="00376F0A">
        <w:rPr>
          <w:rFonts w:ascii="Arial" w:hAnsi="Arial"/>
          <w:sz w:val="22"/>
        </w:rPr>
        <w:t xml:space="preserve"> loss from $</w:t>
      </w:r>
      <w:r w:rsidR="004000D5">
        <w:rPr>
          <w:rFonts w:ascii="Arial" w:hAnsi="Arial"/>
          <w:sz w:val="22"/>
        </w:rPr>
        <w:t>12</w:t>
      </w:r>
      <w:r w:rsidR="00376F0A">
        <w:rPr>
          <w:rFonts w:ascii="Arial" w:hAnsi="Arial"/>
          <w:sz w:val="22"/>
        </w:rPr>
        <w:t>,</w:t>
      </w:r>
      <w:r w:rsidR="004000D5">
        <w:rPr>
          <w:rFonts w:ascii="Arial" w:hAnsi="Arial"/>
          <w:sz w:val="22"/>
        </w:rPr>
        <w:t>5</w:t>
      </w:r>
      <w:r w:rsidR="00376F0A">
        <w:rPr>
          <w:rFonts w:ascii="Arial" w:hAnsi="Arial"/>
          <w:sz w:val="22"/>
        </w:rPr>
        <w:t>00 to $</w:t>
      </w:r>
      <w:r w:rsidR="004000D5">
        <w:rPr>
          <w:rFonts w:ascii="Arial" w:hAnsi="Arial"/>
          <w:sz w:val="22"/>
        </w:rPr>
        <w:t>6,250</w:t>
      </w:r>
      <w:r w:rsidR="00376F0A">
        <w:rPr>
          <w:rFonts w:ascii="Arial" w:hAnsi="Arial"/>
          <w:sz w:val="22"/>
        </w:rPr>
        <w:t>.  In this example, the adjusted high watermark would be $</w:t>
      </w:r>
      <w:r w:rsidR="004000D5">
        <w:rPr>
          <w:rFonts w:ascii="Arial" w:hAnsi="Arial"/>
          <w:sz w:val="22"/>
        </w:rPr>
        <w:t>38,750</w:t>
      </w:r>
      <w:r w:rsidR="00376F0A">
        <w:rPr>
          <w:rFonts w:ascii="Arial" w:hAnsi="Arial"/>
          <w:sz w:val="22"/>
        </w:rPr>
        <w:t xml:space="preserve"> ($</w:t>
      </w:r>
      <w:r w:rsidR="004000D5">
        <w:rPr>
          <w:rFonts w:ascii="Arial" w:hAnsi="Arial"/>
          <w:sz w:val="22"/>
        </w:rPr>
        <w:t>57,500</w:t>
      </w:r>
      <w:r w:rsidR="00376F0A">
        <w:rPr>
          <w:rFonts w:ascii="Arial" w:hAnsi="Arial"/>
          <w:sz w:val="22"/>
        </w:rPr>
        <w:t xml:space="preserve"> less $</w:t>
      </w:r>
      <w:r w:rsidR="004000D5">
        <w:rPr>
          <w:rFonts w:ascii="Arial" w:hAnsi="Arial"/>
          <w:sz w:val="22"/>
        </w:rPr>
        <w:t>25</w:t>
      </w:r>
      <w:r w:rsidR="00376F0A">
        <w:rPr>
          <w:rFonts w:ascii="Arial" w:hAnsi="Arial"/>
          <w:sz w:val="22"/>
        </w:rPr>
        <w:t xml:space="preserve">,000 plus the adjusted </w:t>
      </w:r>
      <w:r w:rsidR="00E44C7C">
        <w:rPr>
          <w:rFonts w:ascii="Arial" w:hAnsi="Arial"/>
          <w:sz w:val="22"/>
        </w:rPr>
        <w:t>carryforward</w:t>
      </w:r>
      <w:r w:rsidR="00376F0A">
        <w:rPr>
          <w:rFonts w:ascii="Arial" w:hAnsi="Arial"/>
          <w:sz w:val="22"/>
        </w:rPr>
        <w:t xml:space="preserve"> loss of $</w:t>
      </w:r>
      <w:r w:rsidR="004000D5">
        <w:rPr>
          <w:rFonts w:ascii="Arial" w:hAnsi="Arial"/>
          <w:sz w:val="22"/>
        </w:rPr>
        <w:t>6,250</w:t>
      </w:r>
      <w:r w:rsidR="00376F0A">
        <w:rPr>
          <w:rFonts w:ascii="Arial" w:hAnsi="Arial"/>
          <w:sz w:val="22"/>
        </w:rPr>
        <w:t xml:space="preserve">). </w:t>
      </w:r>
    </w:p>
    <w:p w14:paraId="1AF39BF4" w14:textId="77777777" w:rsidR="00376F0A" w:rsidRDefault="00376F0A" w:rsidP="00376F0A">
      <w:pPr>
        <w:spacing w:line="276" w:lineRule="auto"/>
        <w:ind w:firstLine="720"/>
        <w:jc w:val="both"/>
        <w:rPr>
          <w:rFonts w:ascii="Arial" w:hAnsi="Arial"/>
          <w:sz w:val="22"/>
        </w:rPr>
      </w:pPr>
    </w:p>
    <w:p w14:paraId="0EB29B36" w14:textId="77777777" w:rsidR="00376F0A" w:rsidRDefault="00376F0A" w:rsidP="00376F0A">
      <w:pPr>
        <w:spacing w:line="276" w:lineRule="auto"/>
        <w:ind w:firstLine="720"/>
        <w:jc w:val="both"/>
        <w:rPr>
          <w:rFonts w:ascii="Arial" w:hAnsi="Arial"/>
          <w:sz w:val="22"/>
        </w:rPr>
      </w:pPr>
      <w:r>
        <w:rPr>
          <w:rFonts w:ascii="Arial" w:hAnsi="Arial"/>
          <w:sz w:val="22"/>
        </w:rPr>
        <w:lastRenderedPageBreak/>
        <w:t>The advisor will automatically increase the trading level subsequent to the account’s profits and account balance reaching the next $</w:t>
      </w:r>
      <w:r w:rsidR="004000D5">
        <w:rPr>
          <w:rFonts w:ascii="Arial" w:hAnsi="Arial"/>
          <w:sz w:val="22"/>
        </w:rPr>
        <w:t>25</w:t>
      </w:r>
      <w:r>
        <w:rPr>
          <w:rFonts w:ascii="Arial" w:hAnsi="Arial"/>
          <w:sz w:val="22"/>
        </w:rPr>
        <w:t>,000 increment.  If the client does not wish to have the advisor automatically increase its trading level commensurate to its account balance, then it must let the Advisor know in writing.</w:t>
      </w:r>
    </w:p>
    <w:p w14:paraId="74F9299A" w14:textId="77777777" w:rsidR="00376F0A" w:rsidRDefault="00376F0A" w:rsidP="00376F0A">
      <w:pPr>
        <w:pStyle w:val="BodyTex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ind w:firstLine="720"/>
        <w:jc w:val="both"/>
      </w:pPr>
    </w:p>
    <w:p w14:paraId="15BDE1A0" w14:textId="77777777" w:rsidR="00376F0A" w:rsidRDefault="00376F0A" w:rsidP="00376F0A">
      <w:pPr>
        <w:autoSpaceDE w:val="0"/>
        <w:jc w:val="both"/>
        <w:rPr>
          <w:rFonts w:ascii="Arial" w:hAnsi="Arial"/>
          <w:sz w:val="22"/>
          <w:szCs w:val="22"/>
        </w:rPr>
      </w:pPr>
      <w:r>
        <w:rPr>
          <w:rFonts w:ascii="Arial" w:hAnsi="Arial"/>
          <w:b/>
          <w:bCs/>
          <w:sz w:val="22"/>
        </w:rPr>
        <w:t xml:space="preserve">Additions and Withdrawals.  </w:t>
      </w:r>
      <w:r w:rsidR="001F4D4D">
        <w:rPr>
          <w:rFonts w:ascii="Arial" w:hAnsi="Arial"/>
          <w:b/>
          <w:bCs/>
          <w:sz w:val="22"/>
        </w:rPr>
        <w:t xml:space="preserve">Clients may withdraw funds at any time, however the </w:t>
      </w:r>
      <w:r w:rsidRPr="009D2285">
        <w:rPr>
          <w:rFonts w:ascii="Arial" w:hAnsi="Arial"/>
          <w:bCs/>
          <w:sz w:val="22"/>
        </w:rPr>
        <w:t>Advisor requests that when</w:t>
      </w:r>
      <w:r>
        <w:rPr>
          <w:rFonts w:ascii="Arial" w:hAnsi="Arial"/>
          <w:b/>
          <w:bCs/>
          <w:sz w:val="22"/>
        </w:rPr>
        <w:t xml:space="preserve"> </w:t>
      </w:r>
      <w:r>
        <w:rPr>
          <w:rFonts w:ascii="Arial" w:hAnsi="Arial"/>
          <w:sz w:val="22"/>
        </w:rPr>
        <w:t>a</w:t>
      </w:r>
      <w:r>
        <w:rPr>
          <w:rFonts w:ascii="Arial" w:hAnsi="Arial"/>
          <w:sz w:val="22"/>
          <w:szCs w:val="22"/>
        </w:rPr>
        <w:t xml:space="preserve">ssets are added or </w:t>
      </w:r>
      <w:r w:rsidR="00513FF5">
        <w:rPr>
          <w:rFonts w:ascii="Arial" w:hAnsi="Arial"/>
          <w:sz w:val="22"/>
          <w:szCs w:val="22"/>
        </w:rPr>
        <w:t>withdrawn from</w:t>
      </w:r>
      <w:r>
        <w:rPr>
          <w:rFonts w:ascii="Arial" w:hAnsi="Arial"/>
          <w:sz w:val="22"/>
          <w:szCs w:val="22"/>
        </w:rPr>
        <w:t xml:space="preserve"> client accounts that a three-day prior notice given to</w:t>
      </w:r>
      <w:r w:rsidR="00D5211F">
        <w:rPr>
          <w:rFonts w:ascii="Arial" w:hAnsi="Arial"/>
          <w:sz w:val="22"/>
          <w:szCs w:val="22"/>
        </w:rPr>
        <w:t xml:space="preserve"> Ryan DeGaris, CTA</w:t>
      </w:r>
      <w:r>
        <w:rPr>
          <w:rFonts w:ascii="Arial" w:hAnsi="Arial"/>
          <w:sz w:val="22"/>
          <w:szCs w:val="22"/>
        </w:rPr>
        <w:t xml:space="preserve"> so that open positions may be closed and settled where appropriate. A client must be aware that making additions or withdrawals not in accordance with the Advisor's recommendations may be grounds for immediate termination of the management of his or her account by the Advisor without prior notice.  The advisor also recommends that additions and withdrawals should be made as close as possible to $</w:t>
      </w:r>
      <w:r w:rsidR="00EF2BDF">
        <w:rPr>
          <w:rFonts w:ascii="Arial" w:hAnsi="Arial"/>
          <w:sz w:val="22"/>
          <w:szCs w:val="22"/>
        </w:rPr>
        <w:t>25</w:t>
      </w:r>
      <w:r>
        <w:rPr>
          <w:rFonts w:ascii="Arial" w:hAnsi="Arial"/>
          <w:sz w:val="22"/>
          <w:szCs w:val="22"/>
        </w:rPr>
        <w:t xml:space="preserve">,000 increments so it coincides with the advisor’s trading level. </w:t>
      </w:r>
    </w:p>
    <w:p w14:paraId="30856129" w14:textId="77777777" w:rsidR="00376F0A" w:rsidRDefault="00376F0A" w:rsidP="00376F0A">
      <w:pPr>
        <w:autoSpaceDE w:val="0"/>
        <w:jc w:val="both"/>
        <w:rPr>
          <w:rFonts w:ascii="Arial" w:hAnsi="Arial"/>
          <w:sz w:val="22"/>
          <w:szCs w:val="22"/>
        </w:rPr>
      </w:pPr>
    </w:p>
    <w:p w14:paraId="07ED37EA" w14:textId="77777777" w:rsidR="00376F0A" w:rsidRPr="0072312A" w:rsidRDefault="00376F0A" w:rsidP="00376F0A">
      <w:pPr>
        <w:autoSpaceDE w:val="0"/>
        <w:jc w:val="both"/>
        <w:rPr>
          <w:rFonts w:ascii="Arial" w:hAnsi="Arial"/>
          <w:b/>
          <w:sz w:val="22"/>
          <w:szCs w:val="22"/>
        </w:rPr>
      </w:pPr>
      <w:r w:rsidRPr="0072312A">
        <w:rPr>
          <w:rFonts w:ascii="Arial" w:hAnsi="Arial"/>
          <w:b/>
          <w:sz w:val="22"/>
          <w:szCs w:val="22"/>
        </w:rPr>
        <w:t xml:space="preserve">Miscellaneous </w:t>
      </w:r>
      <w:r>
        <w:rPr>
          <w:rFonts w:ascii="Arial" w:hAnsi="Arial"/>
          <w:b/>
          <w:sz w:val="22"/>
          <w:szCs w:val="22"/>
        </w:rPr>
        <w:t>Fee Information</w:t>
      </w:r>
    </w:p>
    <w:p w14:paraId="3286D391" w14:textId="77777777" w:rsidR="00376F0A" w:rsidRPr="000F2EEE" w:rsidRDefault="00376F0A" w:rsidP="00376F0A">
      <w:pPr>
        <w:autoSpaceDE w:val="0"/>
        <w:jc w:val="both"/>
        <w:rPr>
          <w:rFonts w:ascii="Arial" w:hAnsi="Arial"/>
          <w:sz w:val="22"/>
          <w:szCs w:val="22"/>
        </w:rPr>
      </w:pPr>
    </w:p>
    <w:p w14:paraId="2F7FCF71" w14:textId="3C7356AD" w:rsidR="00376F0A" w:rsidRPr="00135758" w:rsidRDefault="00376F0A" w:rsidP="00376F0A">
      <w:pPr>
        <w:autoSpaceDE w:val="0"/>
        <w:jc w:val="both"/>
        <w:rPr>
          <w:rFonts w:ascii="Arial" w:hAnsi="Arial"/>
          <w:sz w:val="20"/>
        </w:rPr>
      </w:pPr>
      <w:r w:rsidRPr="00135758">
        <w:rPr>
          <w:rFonts w:ascii="Arial" w:hAnsi="Arial"/>
          <w:b/>
          <w:sz w:val="20"/>
        </w:rPr>
        <w:t xml:space="preserve">(1) </w:t>
      </w:r>
      <w:r w:rsidR="00E07A2C" w:rsidRPr="00135758">
        <w:rPr>
          <w:rFonts w:ascii="Arial" w:hAnsi="Arial"/>
          <w:b/>
          <w:sz w:val="20"/>
        </w:rPr>
        <w:t>Pro-rated Management and Incentive Fees.</w:t>
      </w:r>
      <w:r w:rsidR="00E07A2C" w:rsidRPr="00135758">
        <w:rPr>
          <w:rFonts w:ascii="Arial" w:hAnsi="Arial"/>
          <w:sz w:val="20"/>
        </w:rPr>
        <w:t xml:space="preserve">  </w:t>
      </w:r>
      <w:r w:rsidRPr="00135758">
        <w:rPr>
          <w:rFonts w:ascii="Arial" w:hAnsi="Arial"/>
          <w:sz w:val="20"/>
        </w:rPr>
        <w:t>If a client withdraws from the Program on a date other than at the end of a month</w:t>
      </w:r>
      <w:r w:rsidR="00724754" w:rsidRPr="00135758">
        <w:rPr>
          <w:rFonts w:ascii="Arial" w:hAnsi="Arial"/>
          <w:sz w:val="20"/>
        </w:rPr>
        <w:t>,</w:t>
      </w:r>
      <w:r w:rsidR="00466395">
        <w:rPr>
          <w:rFonts w:ascii="Arial" w:hAnsi="Arial"/>
          <w:sz w:val="20"/>
        </w:rPr>
        <w:t xml:space="preserve"> </w:t>
      </w:r>
      <w:r w:rsidR="00724754" w:rsidRPr="00135758">
        <w:rPr>
          <w:rFonts w:ascii="Arial" w:hAnsi="Arial"/>
          <w:sz w:val="20"/>
        </w:rPr>
        <w:t>t</w:t>
      </w:r>
      <w:r w:rsidRPr="00135758">
        <w:rPr>
          <w:rFonts w:ascii="Arial" w:hAnsi="Arial"/>
          <w:sz w:val="20"/>
        </w:rPr>
        <w:t>he management fee will be calculated and billed as if such termination date were the end of the month</w:t>
      </w:r>
      <w:r w:rsidR="00724754" w:rsidRPr="00135758">
        <w:rPr>
          <w:rFonts w:ascii="Arial" w:hAnsi="Arial"/>
          <w:sz w:val="20"/>
        </w:rPr>
        <w:t xml:space="preserve"> If a client withdraws from the Program on a date other than at the end of a quarter,</w:t>
      </w:r>
      <w:r w:rsidR="00466395">
        <w:rPr>
          <w:rFonts w:ascii="Arial" w:hAnsi="Arial"/>
          <w:sz w:val="20"/>
        </w:rPr>
        <w:t xml:space="preserve"> </w:t>
      </w:r>
      <w:r w:rsidR="00724754" w:rsidRPr="00135758">
        <w:rPr>
          <w:rFonts w:ascii="Arial" w:hAnsi="Arial"/>
          <w:sz w:val="20"/>
        </w:rPr>
        <w:t xml:space="preserve">the </w:t>
      </w:r>
      <w:r w:rsidR="00465A2D">
        <w:rPr>
          <w:rFonts w:ascii="Arial" w:hAnsi="Arial"/>
          <w:sz w:val="20"/>
        </w:rPr>
        <w:t>incentive</w:t>
      </w:r>
      <w:r w:rsidR="00465A2D" w:rsidRPr="00135758">
        <w:rPr>
          <w:rFonts w:ascii="Arial" w:hAnsi="Arial"/>
          <w:sz w:val="20"/>
        </w:rPr>
        <w:t xml:space="preserve"> </w:t>
      </w:r>
      <w:r w:rsidR="00724754" w:rsidRPr="00135758">
        <w:rPr>
          <w:rFonts w:ascii="Arial" w:hAnsi="Arial"/>
          <w:sz w:val="20"/>
        </w:rPr>
        <w:t xml:space="preserve">fee will be calculated and billed as if such termination date were the end of the </w:t>
      </w:r>
      <w:r w:rsidR="00466395">
        <w:rPr>
          <w:rFonts w:ascii="Arial" w:hAnsi="Arial"/>
          <w:sz w:val="20"/>
        </w:rPr>
        <w:t>quarter</w:t>
      </w:r>
      <w:r w:rsidRPr="00135758">
        <w:rPr>
          <w:rFonts w:ascii="Arial" w:hAnsi="Arial"/>
          <w:sz w:val="20"/>
        </w:rPr>
        <w:t xml:space="preserve"> At this time, the client’s obligation to pay future fees will terminate. A client is not entitled to a refund of any incentive fees paid or accrued to the date of its withdrawal from the Program.</w:t>
      </w:r>
    </w:p>
    <w:p w14:paraId="491F057D" w14:textId="5052C170" w:rsidR="00766D42" w:rsidRDefault="00376F0A" w:rsidP="00766D42">
      <w:pPr>
        <w:autoSpaceDE w:val="0"/>
        <w:rPr>
          <w:rFonts w:ascii="Arial" w:hAnsi="Arial"/>
          <w:sz w:val="20"/>
        </w:rPr>
      </w:pPr>
      <w:r w:rsidRPr="00135758">
        <w:rPr>
          <w:rFonts w:ascii="Arial" w:hAnsi="Arial"/>
          <w:sz w:val="20"/>
        </w:rPr>
        <w:t xml:space="preserve">. </w:t>
      </w:r>
    </w:p>
    <w:p w14:paraId="1C0B457A" w14:textId="77777777" w:rsidR="00243ABF" w:rsidRDefault="00243ABF" w:rsidP="00766D42">
      <w:pPr>
        <w:autoSpaceDE w:val="0"/>
        <w:rPr>
          <w:rFonts w:ascii="Arial" w:hAnsi="Arial"/>
          <w:sz w:val="22"/>
          <w:szCs w:val="22"/>
        </w:rPr>
      </w:pPr>
    </w:p>
    <w:p w14:paraId="462265E0" w14:textId="77777777" w:rsidR="00766D42" w:rsidRDefault="00766D42" w:rsidP="00766D42">
      <w:pPr>
        <w:widowControl/>
        <w:spacing w:line="276" w:lineRule="auto"/>
        <w:ind w:firstLine="720"/>
        <w:rPr>
          <w:rFonts w:ascii="Arial" w:hAnsi="Arial"/>
          <w:b/>
          <w:sz w:val="22"/>
        </w:rPr>
      </w:pPr>
    </w:p>
    <w:p w14:paraId="30AB1792" w14:textId="77777777" w:rsidR="00766D42" w:rsidRDefault="00766D42" w:rsidP="00766D42">
      <w:pPr>
        <w:pStyle w:val="Heading1"/>
        <w:widowControl/>
        <w:tabs>
          <w:tab w:val="clear" w:pos="4500"/>
          <w:tab w:val="clear" w:pos="8499"/>
          <w:tab w:val="clear" w:pos="8640"/>
        </w:tabs>
        <w:spacing w:line="276" w:lineRule="auto"/>
        <w:rPr>
          <w:sz w:val="22"/>
        </w:rPr>
      </w:pPr>
      <w:bookmarkStart w:id="14" w:name="_Toc36645208"/>
      <w:r>
        <w:rPr>
          <w:sz w:val="26"/>
        </w:rPr>
        <w:t>COMMODITY TRADING BY THE ADVISOR</w:t>
      </w:r>
      <w:bookmarkEnd w:id="14"/>
    </w:p>
    <w:p w14:paraId="2EB403AC" w14:textId="77777777" w:rsidR="00766D42" w:rsidRDefault="00766D42" w:rsidP="00766D4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76" w:lineRule="auto"/>
        <w:rPr>
          <w:rFonts w:ascii="Arial" w:hAnsi="Arial"/>
          <w:sz w:val="22"/>
        </w:rPr>
      </w:pPr>
    </w:p>
    <w:p w14:paraId="4AFDA9D6" w14:textId="093264E5" w:rsidR="00766D42" w:rsidRDefault="00766D42" w:rsidP="00766D42">
      <w:pPr>
        <w:pStyle w:val="BodyTextIndent2"/>
        <w:widowControl/>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499"/>
          <w:tab w:val="clear" w:pos="8640"/>
        </w:tabs>
        <w:ind w:right="-14"/>
        <w:rPr>
          <w:rFonts w:ascii="Arial" w:hAnsi="Arial"/>
        </w:rPr>
      </w:pPr>
      <w:r>
        <w:rPr>
          <w:rFonts w:ascii="Arial" w:hAnsi="Arial"/>
        </w:rPr>
        <w:t>The advisor may trade commodity interests for its own account and may or may not use the same methods being employed to trade client accounts.  Because of their confidential nature, records of such trading will not be made available to clients for inspection.</w:t>
      </w:r>
      <w:r w:rsidR="008C7121">
        <w:rPr>
          <w:rFonts w:ascii="Arial" w:hAnsi="Arial"/>
        </w:rPr>
        <w:t xml:space="preserve"> Upon request,</w:t>
      </w:r>
      <w:r w:rsidR="00CA3A74">
        <w:rPr>
          <w:rFonts w:ascii="Arial" w:hAnsi="Arial"/>
        </w:rPr>
        <w:t xml:space="preserve"> </w:t>
      </w:r>
      <w:r w:rsidR="008C7121" w:rsidRPr="0041302B">
        <w:rPr>
          <w:rFonts w:ascii="Arial" w:hAnsi="Arial"/>
        </w:rPr>
        <w:t>written policies with respect to such trading will be made available</w:t>
      </w:r>
    </w:p>
    <w:p w14:paraId="471C83ED" w14:textId="5CC04DAE" w:rsidR="005A5B91" w:rsidRDefault="005A5B91" w:rsidP="005A5B91"/>
    <w:p w14:paraId="2BFDF397" w14:textId="4DE066C0" w:rsidR="005A5B91" w:rsidRDefault="005A5B91" w:rsidP="005A5B91">
      <w:pPr>
        <w:pStyle w:val="Heading1"/>
        <w:tabs>
          <w:tab w:val="clear" w:pos="4500"/>
          <w:tab w:val="clear" w:pos="8499"/>
          <w:tab w:val="clear" w:pos="8640"/>
        </w:tabs>
        <w:spacing w:line="276" w:lineRule="auto"/>
        <w:rPr>
          <w:sz w:val="26"/>
        </w:rPr>
      </w:pPr>
      <w:bookmarkStart w:id="15" w:name="_Toc36645209"/>
      <w:r>
        <w:rPr>
          <w:sz w:val="26"/>
        </w:rPr>
        <w:t>CONFLICTS OF INTEREST</w:t>
      </w:r>
      <w:bookmarkEnd w:id="15"/>
    </w:p>
    <w:p w14:paraId="301B43BA" w14:textId="77777777" w:rsidR="00766D42" w:rsidRDefault="00766D42" w:rsidP="00766D42">
      <w:pPr>
        <w:spacing w:line="276" w:lineRule="auto"/>
        <w:rPr>
          <w:rFonts w:ascii="Arial" w:hAnsi="Arial"/>
          <w:sz w:val="22"/>
        </w:rPr>
      </w:pPr>
    </w:p>
    <w:p w14:paraId="2101FE6E" w14:textId="77777777" w:rsidR="00766D42" w:rsidRDefault="00766D42" w:rsidP="00766D42">
      <w:pPr>
        <w:pStyle w:val="BodyText"/>
        <w:rPr>
          <w:rFonts w:ascii="Arial" w:hAnsi="Arial"/>
        </w:rPr>
      </w:pPr>
      <w:r>
        <w:rPr>
          <w:rFonts w:ascii="Arial" w:hAnsi="Arial"/>
        </w:rPr>
        <w:t xml:space="preserve">As is noted under “Description of the Advisor”, Mr. DeGaris maintains Internet web pages that provide information about the markets and some of the general trading methodologies some of which may be incorporated into the trading approach used by the Advisor.  To the extent that Mr. DeGaris devotes his time to other activities, he may not be available to focus </w:t>
      </w:r>
      <w:r>
        <w:rPr>
          <w:rFonts w:ascii="Arial" w:hAnsi="Arial"/>
        </w:rPr>
        <w:lastRenderedPageBreak/>
        <w:t>on the business of the client accounts.  However, Mr. DeGaris does not believe that such activities will interfere with its day-to-day operations.  If Mr. DeGaris is unable to trade on behalf of the client accounts, the Advisor will be unable to continue its operations unless someone can be trained to implement Mr. DeGaris' trading strategies and exercise judgment and discretion similar to that exercised by Mr. DeGaris.</w:t>
      </w:r>
    </w:p>
    <w:p w14:paraId="648A7CDA" w14:textId="77777777" w:rsidR="00766D42" w:rsidRDefault="00766D42" w:rsidP="00766D42">
      <w:pPr>
        <w:spacing w:line="276" w:lineRule="auto"/>
        <w:ind w:firstLine="720"/>
        <w:rPr>
          <w:rFonts w:ascii="Arial" w:hAnsi="Arial"/>
          <w:sz w:val="22"/>
        </w:rPr>
      </w:pPr>
    </w:p>
    <w:p w14:paraId="4A740ADC" w14:textId="158E87B5" w:rsidR="00601B89" w:rsidRDefault="00766D42" w:rsidP="00525F2C">
      <w:pPr>
        <w:pStyle w:val="BodyTextIndent2"/>
        <w:ind w:firstLine="0"/>
        <w:rPr>
          <w:rFonts w:ascii="Arial" w:hAnsi="Arial"/>
        </w:rPr>
      </w:pPr>
      <w:r>
        <w:rPr>
          <w:rFonts w:ascii="Arial" w:hAnsi="Arial"/>
        </w:rPr>
        <w:t>Mr. DeGaris trades commodity interests directly for his own account.  Trading activity in his account may differ from the trading activity in the accounts the Advisor manages</w:t>
      </w:r>
      <w:r w:rsidR="00DE1DB4">
        <w:rPr>
          <w:rFonts w:ascii="Arial" w:hAnsi="Arial"/>
        </w:rPr>
        <w:t xml:space="preserve"> and may be opposite to client accounts</w:t>
      </w:r>
      <w:r>
        <w:rPr>
          <w:rFonts w:ascii="Arial" w:hAnsi="Arial"/>
        </w:rPr>
        <w:t>.  Such trading may be more or less aggressive than that engaged in for client accounts.  In fact, it is possible that the positions taken by Mr. DeGaris' account may not be held for the same period of time as, and may even be opposite to, those positions taken by the Advisor on behalf of the accounts it manages (e.g. the client account may be long a whereas Mr. DeGaris is short that commodity in his account).  The commodities traded in Mr. DeGaris’ account may differ from those traded in client accounts. Thus, no assurance may be given that the trading results in Mr. DeGaris’ account will be the same as the performance in client accounts.</w:t>
      </w:r>
      <w:r w:rsidR="00367EE7">
        <w:rPr>
          <w:rFonts w:ascii="Arial" w:hAnsi="Arial"/>
        </w:rPr>
        <w:t xml:space="preserve"> In addition, clients should be aware that the Advisor may trade ahead of the client accounts and that the Advisor may give preferential treatment to proprietary accounts.</w:t>
      </w:r>
    </w:p>
    <w:p w14:paraId="60D188BD" w14:textId="65985BC5" w:rsidR="00601B89" w:rsidRDefault="00601B89" w:rsidP="00525F2C">
      <w:pPr>
        <w:pStyle w:val="BodyTextIndent2"/>
        <w:ind w:firstLine="0"/>
        <w:rPr>
          <w:rFonts w:ascii="Arial" w:hAnsi="Arial"/>
        </w:rPr>
      </w:pPr>
      <w:r w:rsidRPr="00601B89">
        <w:rPr>
          <w:rFonts w:ascii="Arial" w:hAnsi="Arial"/>
        </w:rPr>
        <w:t>Clients should note that charging an incentive fee may provide a conflict of interest because it gives a CTA an incentive to trade more aggressively than he might otherwise</w:t>
      </w:r>
      <w:r w:rsidR="00465AB9">
        <w:rPr>
          <w:rFonts w:ascii="Arial" w:hAnsi="Arial"/>
        </w:rPr>
        <w:t xml:space="preserve"> in an effort to earn higher incentive fees</w:t>
      </w:r>
      <w:r>
        <w:rPr>
          <w:rFonts w:ascii="Arial" w:hAnsi="Arial"/>
        </w:rPr>
        <w:t>.</w:t>
      </w:r>
      <w:r w:rsidR="000F5793">
        <w:rPr>
          <w:rFonts w:ascii="Arial" w:hAnsi="Arial"/>
        </w:rPr>
        <w:t xml:space="preserve">  In addition, the Advisor is also being compensated per trade from standard brokerage fee </w:t>
      </w:r>
      <w:r w:rsidR="002E30F2">
        <w:rPr>
          <w:rFonts w:ascii="Arial" w:hAnsi="Arial"/>
        </w:rPr>
        <w:t>and/</w:t>
      </w:r>
      <w:r w:rsidR="002C0253">
        <w:rPr>
          <w:rFonts w:ascii="Arial" w:hAnsi="Arial"/>
        </w:rPr>
        <w:t xml:space="preserve">or ticket charge </w:t>
      </w:r>
      <w:r w:rsidR="000F5793">
        <w:rPr>
          <w:rFonts w:ascii="Arial" w:hAnsi="Arial"/>
        </w:rPr>
        <w:t>which may be a conflict of interest because it potentially gives a CTA the incentive to trade more frequently.</w:t>
      </w:r>
    </w:p>
    <w:p w14:paraId="21057B5F" w14:textId="6A5AA714" w:rsidR="0042083C" w:rsidRDefault="0042083C" w:rsidP="00601B89">
      <w:pPr>
        <w:pStyle w:val="BodyTextIndent2"/>
        <w:rPr>
          <w:rFonts w:ascii="Arial" w:hAnsi="Arial"/>
        </w:rPr>
      </w:pPr>
    </w:p>
    <w:p w14:paraId="53D3D6B6" w14:textId="05B862CC" w:rsidR="0042083C" w:rsidRPr="00525F2C" w:rsidRDefault="0042083C" w:rsidP="00525F2C">
      <w:pPr>
        <w:pStyle w:val="BodyTextIndent2"/>
        <w:ind w:firstLine="0"/>
        <w:rPr>
          <w:rFonts w:ascii="Arial" w:hAnsi="Arial"/>
        </w:rPr>
      </w:pPr>
      <w:r w:rsidRPr="00525F2C">
        <w:rPr>
          <w:rFonts w:ascii="Arial" w:hAnsi="Arial"/>
        </w:rPr>
        <w:t>Clients should be aware that the Advisor may have an incentive to recommend Interactive Brokers, LLC to clients although it may not be in a client's best interest to use them as an FCM. The Advisor has an incentive to recommend Interactive Brokers, LLC to clients because Interactive Brokers, LLC shares its commissions with the Advisor.</w:t>
      </w:r>
    </w:p>
    <w:p w14:paraId="32C8939E" w14:textId="77777777" w:rsidR="0042083C" w:rsidRDefault="0042083C" w:rsidP="00601B89">
      <w:pPr>
        <w:pStyle w:val="BodyTextIndent2"/>
        <w:rPr>
          <w:rFonts w:ascii="Arial" w:hAnsi="Arial"/>
        </w:rPr>
      </w:pPr>
    </w:p>
    <w:p w14:paraId="6177AD4C" w14:textId="77777777" w:rsidR="00766D42" w:rsidRDefault="00766D42" w:rsidP="00766D42">
      <w:pPr>
        <w:pStyle w:val="BodyTextIndent2"/>
        <w:ind w:firstLine="0"/>
        <w:rPr>
          <w:rFonts w:ascii="Arial" w:hAnsi="Arial"/>
          <w:b/>
        </w:rPr>
      </w:pPr>
    </w:p>
    <w:p w14:paraId="4740395D" w14:textId="77777777" w:rsidR="00766D42" w:rsidRDefault="00766D42" w:rsidP="00766D42">
      <w:pPr>
        <w:pStyle w:val="Heading1"/>
        <w:tabs>
          <w:tab w:val="clear" w:pos="4500"/>
          <w:tab w:val="clear" w:pos="8499"/>
          <w:tab w:val="clear" w:pos="8640"/>
        </w:tabs>
        <w:spacing w:line="276" w:lineRule="auto"/>
        <w:rPr>
          <w:sz w:val="22"/>
        </w:rPr>
      </w:pPr>
      <w:bookmarkStart w:id="16" w:name="_Toc36645210"/>
      <w:r>
        <w:rPr>
          <w:sz w:val="26"/>
        </w:rPr>
        <w:t>RISK FACTORS</w:t>
      </w:r>
      <w:bookmarkEnd w:id="16"/>
    </w:p>
    <w:p w14:paraId="05E58F30" w14:textId="77777777" w:rsidR="00766D42" w:rsidRDefault="00766D42" w:rsidP="00766D42">
      <w:pPr>
        <w:spacing w:line="276" w:lineRule="auto"/>
        <w:rPr>
          <w:rFonts w:ascii="Arial" w:hAnsi="Arial"/>
          <w:sz w:val="22"/>
        </w:rPr>
      </w:pPr>
    </w:p>
    <w:p w14:paraId="52B2D537" w14:textId="77777777" w:rsidR="00766D42" w:rsidRDefault="00766D42" w:rsidP="00766D42">
      <w:pPr>
        <w:spacing w:line="276" w:lineRule="auto"/>
        <w:ind w:firstLine="720"/>
        <w:rPr>
          <w:rFonts w:ascii="Arial" w:hAnsi="Arial"/>
          <w:sz w:val="22"/>
        </w:rPr>
      </w:pPr>
      <w:r>
        <w:rPr>
          <w:rFonts w:ascii="Arial" w:hAnsi="Arial"/>
          <w:b/>
          <w:i/>
          <w:sz w:val="22"/>
        </w:rPr>
        <w:t>A prospective client interested in opening an account should carefully consider the highly speculative nature of trading commodity interests and the possibility that he may lose more than the amount of money initially deposited</w:t>
      </w:r>
      <w:r>
        <w:rPr>
          <w:rFonts w:ascii="Arial" w:hAnsi="Arial"/>
          <w:sz w:val="22"/>
        </w:rPr>
        <w:t xml:space="preserve">.  </w:t>
      </w:r>
    </w:p>
    <w:p w14:paraId="31AA8256" w14:textId="77777777" w:rsidR="00766D42" w:rsidRDefault="00766D42" w:rsidP="00766D42">
      <w:pPr>
        <w:spacing w:line="276" w:lineRule="auto"/>
        <w:rPr>
          <w:rFonts w:ascii="Arial" w:hAnsi="Arial"/>
          <w:sz w:val="22"/>
        </w:rPr>
      </w:pPr>
    </w:p>
    <w:p w14:paraId="7556F189" w14:textId="77777777" w:rsidR="00766D42" w:rsidRDefault="00766D42" w:rsidP="00766D42">
      <w:pPr>
        <w:pStyle w:val="BodyTextIndent2"/>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499"/>
          <w:tab w:val="clear" w:pos="8640"/>
        </w:tabs>
        <w:spacing w:after="120"/>
        <w:rPr>
          <w:rFonts w:ascii="Arial" w:hAnsi="Arial"/>
        </w:rPr>
      </w:pPr>
      <w:r>
        <w:rPr>
          <w:rFonts w:ascii="Arial" w:hAnsi="Arial"/>
        </w:rPr>
        <w:lastRenderedPageBreak/>
        <w:t>The risks of opening an account with the Advisor include, but are not limited to, the fact that:</w:t>
      </w:r>
    </w:p>
    <w:p w14:paraId="237CFBDF" w14:textId="77777777" w:rsidR="00766D42" w:rsidRDefault="00766D42" w:rsidP="00766D42">
      <w:pPr>
        <w:pStyle w:val="BodyTextIndent2"/>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499"/>
          <w:tab w:val="clear" w:pos="8640"/>
        </w:tabs>
        <w:spacing w:after="120"/>
        <w:rPr>
          <w:rFonts w:ascii="Arial" w:hAnsi="Arial"/>
        </w:rPr>
      </w:pPr>
      <w:r>
        <w:rPr>
          <w:rFonts w:ascii="Arial" w:hAnsi="Arial"/>
        </w:rPr>
        <w:t>1.</w:t>
      </w:r>
      <w:r>
        <w:rPr>
          <w:rFonts w:ascii="Arial" w:hAnsi="Arial"/>
        </w:rPr>
        <w:tab/>
        <w:t>Futures prices are highly volatile.  Price movements of commodity futures contracts are influenced by, among other things changing supply and demand relationships, weather, government, agricultural trade, fiscal, monetary and exchange control programs and policies, national and international political and economic events, and changes in interest rates.  In addition, governments from time to time intervene, directly and by regulation, in certain markets, particularly currencies and gold.  Such intervention is often intended to influence prices directly</w:t>
      </w:r>
    </w:p>
    <w:p w14:paraId="0CD77175" w14:textId="77777777" w:rsidR="00766D42" w:rsidRDefault="00766D42" w:rsidP="00766D42">
      <w:pPr>
        <w:pStyle w:val="BodyTextIndent"/>
        <w:spacing w:line="276" w:lineRule="auto"/>
        <w:ind w:right="-194"/>
        <w:rPr>
          <w:rFonts w:ascii="Arial" w:hAnsi="Arial"/>
          <w:b w:val="0"/>
          <w:sz w:val="22"/>
        </w:rPr>
      </w:pPr>
      <w:r>
        <w:rPr>
          <w:rFonts w:ascii="Arial" w:hAnsi="Arial"/>
          <w:b w:val="0"/>
          <w:sz w:val="22"/>
        </w:rPr>
        <w:t xml:space="preserve">2. </w:t>
      </w:r>
      <w:r>
        <w:rPr>
          <w:rFonts w:ascii="Arial" w:hAnsi="Arial"/>
          <w:b w:val="0"/>
          <w:sz w:val="22"/>
        </w:rPr>
        <w:tab/>
        <w:t>Trading commodity futures contracts and options thereon is highly leveraged and a small move in the price of a futures or options contract may result in immediate and substantial losses.  Clients may incur, and will be responsible for, trading losses in excess of the capital contributed to the account.  All funds deposited into the account must represent risk capital.  Clients acknowledge that no “safe” trading system has ever been devised and that no one can guarantee profits or freedom from loss in trading commodity futures and options thereon.</w:t>
      </w:r>
    </w:p>
    <w:p w14:paraId="40284802" w14:textId="77777777" w:rsidR="00766D42" w:rsidRDefault="00766D42" w:rsidP="00766D42">
      <w:pPr>
        <w:pStyle w:val="BodyTextIndent"/>
        <w:spacing w:line="276" w:lineRule="auto"/>
        <w:rPr>
          <w:rFonts w:ascii="Arial" w:hAnsi="Arial"/>
          <w:b w:val="0"/>
          <w:sz w:val="22"/>
        </w:rPr>
      </w:pPr>
    </w:p>
    <w:p w14:paraId="645F3889" w14:textId="77777777" w:rsidR="00766D42" w:rsidRDefault="00766D42" w:rsidP="00766D42">
      <w:pPr>
        <w:pStyle w:val="BodyTextIndent"/>
        <w:spacing w:line="276" w:lineRule="auto"/>
        <w:rPr>
          <w:rFonts w:ascii="Arial" w:hAnsi="Arial"/>
          <w:b w:val="0"/>
          <w:sz w:val="22"/>
        </w:rPr>
      </w:pPr>
      <w:r>
        <w:rPr>
          <w:rFonts w:ascii="Arial" w:hAnsi="Arial"/>
          <w:b w:val="0"/>
          <w:sz w:val="22"/>
        </w:rPr>
        <w:t>3.</w:t>
      </w:r>
      <w:r>
        <w:rPr>
          <w:rFonts w:ascii="Arial" w:hAnsi="Arial"/>
          <w:b w:val="0"/>
          <w:sz w:val="22"/>
        </w:rPr>
        <w:tab/>
        <w:t xml:space="preserve">Commodity markets may be illiquid making it impossible or difficult to liquidate a losing position.  This could result in substantial losses to an account.  </w:t>
      </w:r>
    </w:p>
    <w:p w14:paraId="3408C85F" w14:textId="77777777" w:rsidR="00766D42" w:rsidRDefault="00766D42" w:rsidP="00766D42">
      <w:pPr>
        <w:pStyle w:val="BodyTextIndent"/>
        <w:spacing w:line="276" w:lineRule="auto"/>
        <w:rPr>
          <w:rFonts w:ascii="Arial" w:hAnsi="Arial"/>
          <w:b w:val="0"/>
          <w:sz w:val="22"/>
        </w:rPr>
      </w:pPr>
    </w:p>
    <w:p w14:paraId="4FFBADDE" w14:textId="77777777" w:rsidR="00766D42" w:rsidRDefault="00766D42" w:rsidP="00766D42">
      <w:pPr>
        <w:pStyle w:val="BodyTextIndent"/>
        <w:spacing w:line="276" w:lineRule="auto"/>
        <w:rPr>
          <w:rFonts w:ascii="Arial" w:hAnsi="Arial"/>
          <w:b w:val="0"/>
          <w:sz w:val="22"/>
        </w:rPr>
      </w:pPr>
      <w:r>
        <w:rPr>
          <w:rFonts w:ascii="Arial" w:hAnsi="Arial"/>
          <w:b w:val="0"/>
          <w:sz w:val="22"/>
        </w:rPr>
        <w:t xml:space="preserve">4. </w:t>
      </w:r>
      <w:r>
        <w:rPr>
          <w:rFonts w:ascii="Arial" w:hAnsi="Arial"/>
          <w:b w:val="0"/>
          <w:sz w:val="22"/>
        </w:rPr>
        <w:tab/>
        <w:t>The existence of speculative position limits may limit the number of futures positions the Advisor can control for any account limiting or reducing profit opportunities (see, “Conflicts of Interest”).</w:t>
      </w:r>
    </w:p>
    <w:p w14:paraId="0549F0D3" w14:textId="77777777" w:rsidR="00766D42" w:rsidRDefault="00766D42" w:rsidP="00766D42">
      <w:pPr>
        <w:pStyle w:val="BodyTextIndent"/>
        <w:spacing w:line="276" w:lineRule="auto"/>
        <w:rPr>
          <w:rFonts w:ascii="Arial" w:hAnsi="Arial"/>
          <w:b w:val="0"/>
          <w:sz w:val="22"/>
        </w:rPr>
      </w:pPr>
    </w:p>
    <w:p w14:paraId="00A87399" w14:textId="77777777" w:rsidR="00766D42" w:rsidRDefault="00766D42" w:rsidP="00766D42">
      <w:pPr>
        <w:pStyle w:val="BodyTextIndent"/>
        <w:spacing w:line="276" w:lineRule="auto"/>
        <w:rPr>
          <w:rFonts w:ascii="Arial" w:hAnsi="Arial"/>
          <w:b w:val="0"/>
          <w:sz w:val="22"/>
        </w:rPr>
      </w:pPr>
      <w:r>
        <w:rPr>
          <w:rFonts w:ascii="Arial" w:hAnsi="Arial"/>
          <w:b w:val="0"/>
          <w:sz w:val="22"/>
        </w:rPr>
        <w:t xml:space="preserve"> 5. </w:t>
      </w:r>
      <w:r>
        <w:rPr>
          <w:rFonts w:ascii="Arial" w:hAnsi="Arial"/>
          <w:b w:val="0"/>
          <w:sz w:val="22"/>
        </w:rPr>
        <w:tab/>
        <w:t>Accounts will incur fees regardless of whether profits are realized, including management fees and brokerage commissions (see, “Fees”).</w:t>
      </w:r>
    </w:p>
    <w:p w14:paraId="596756C0" w14:textId="77777777" w:rsidR="00766D42" w:rsidRDefault="00766D42" w:rsidP="00766D42">
      <w:pPr>
        <w:pStyle w:val="BodyTextIndent"/>
        <w:spacing w:line="276" w:lineRule="auto"/>
        <w:rPr>
          <w:rFonts w:ascii="Arial" w:hAnsi="Arial"/>
          <w:b w:val="0"/>
          <w:sz w:val="22"/>
        </w:rPr>
      </w:pPr>
    </w:p>
    <w:p w14:paraId="6C77D6FE" w14:textId="77777777" w:rsidR="00766D42" w:rsidRDefault="00766D42" w:rsidP="00766D42">
      <w:pPr>
        <w:pStyle w:val="BodyTextIndent"/>
        <w:spacing w:line="276" w:lineRule="auto"/>
        <w:rPr>
          <w:rFonts w:ascii="Arial" w:hAnsi="Arial"/>
          <w:b w:val="0"/>
          <w:sz w:val="22"/>
        </w:rPr>
      </w:pPr>
      <w:r>
        <w:rPr>
          <w:rFonts w:ascii="Arial" w:hAnsi="Arial"/>
          <w:b w:val="0"/>
          <w:sz w:val="22"/>
        </w:rPr>
        <w:t xml:space="preserve"> 6. </w:t>
      </w:r>
      <w:r>
        <w:rPr>
          <w:rFonts w:ascii="Arial" w:hAnsi="Arial"/>
          <w:b w:val="0"/>
          <w:sz w:val="22"/>
        </w:rPr>
        <w:tab/>
        <w:t>There are conflicts of interest to which the Advisor is subject (see, “Conflicts of Interest”).</w:t>
      </w:r>
    </w:p>
    <w:p w14:paraId="4C7FD25F" w14:textId="77777777" w:rsidR="00766D42" w:rsidRDefault="00766D42" w:rsidP="00766D42">
      <w:pPr>
        <w:pStyle w:val="BodyTextIndent"/>
        <w:spacing w:line="276" w:lineRule="auto"/>
        <w:rPr>
          <w:rFonts w:ascii="Arial" w:hAnsi="Arial"/>
          <w:b w:val="0"/>
          <w:sz w:val="22"/>
        </w:rPr>
      </w:pPr>
    </w:p>
    <w:p w14:paraId="2E50486B" w14:textId="6065FF83" w:rsidR="00766D42" w:rsidRDefault="00766D42" w:rsidP="004D6E76">
      <w:pPr>
        <w:pStyle w:val="BodyTextIndent"/>
        <w:spacing w:line="276" w:lineRule="auto"/>
        <w:ind w:right="-284"/>
        <w:rPr>
          <w:rFonts w:ascii="Arial" w:hAnsi="Arial"/>
          <w:b w:val="0"/>
          <w:sz w:val="22"/>
        </w:rPr>
      </w:pPr>
      <w:r>
        <w:rPr>
          <w:rFonts w:ascii="Arial" w:hAnsi="Arial"/>
          <w:b w:val="0"/>
          <w:sz w:val="22"/>
        </w:rPr>
        <w:t>7.</w:t>
      </w:r>
      <w:r>
        <w:rPr>
          <w:rFonts w:ascii="Arial" w:hAnsi="Arial"/>
          <w:b w:val="0"/>
          <w:sz w:val="22"/>
        </w:rPr>
        <w:tab/>
        <w:t>The Advisor’s trading and operations are solely dependent on the services of Mr. DeGaris. The loss of his services would make it impossible for the Advisor to continue trading (see, “Conflicts of Interest”).</w:t>
      </w:r>
    </w:p>
    <w:p w14:paraId="58F705B0" w14:textId="5175A935" w:rsidR="00766D42" w:rsidRDefault="00F41D21" w:rsidP="00766D42">
      <w:pPr>
        <w:pStyle w:val="BodyTextIndent"/>
        <w:spacing w:line="276" w:lineRule="auto"/>
        <w:rPr>
          <w:rFonts w:ascii="Arial" w:hAnsi="Arial"/>
          <w:b w:val="0"/>
          <w:sz w:val="22"/>
        </w:rPr>
      </w:pPr>
      <w:r>
        <w:rPr>
          <w:rFonts w:ascii="Arial" w:hAnsi="Arial"/>
          <w:b w:val="0"/>
          <w:sz w:val="22"/>
        </w:rPr>
        <w:t>8</w:t>
      </w:r>
      <w:r w:rsidR="00766D42">
        <w:rPr>
          <w:rFonts w:ascii="Arial" w:hAnsi="Arial"/>
          <w:b w:val="0"/>
          <w:sz w:val="22"/>
        </w:rPr>
        <w:t>.</w:t>
      </w:r>
      <w:r w:rsidR="00766D42">
        <w:rPr>
          <w:rFonts w:ascii="Arial" w:hAnsi="Arial"/>
          <w:b w:val="0"/>
          <w:sz w:val="22"/>
        </w:rPr>
        <w:tab/>
        <w:t xml:space="preserve">As is noted above, the profitability of an account will be determined solely by the success of the Advisor’s trading strategy. Futures trading is a zero sum, risk-transferring </w:t>
      </w:r>
      <w:r w:rsidR="00766D42">
        <w:rPr>
          <w:rFonts w:ascii="Arial" w:hAnsi="Arial"/>
          <w:b w:val="0"/>
          <w:sz w:val="22"/>
        </w:rPr>
        <w:lastRenderedPageBreak/>
        <w:t xml:space="preserve">activity in which, by definition, for every gain there is an equal and corresponding loss (plus the cost of transaction and advisory fees).  Regardless of past performance, there is no guarantee that the strategies used by the Advisor will be successful or will not incur losses. </w:t>
      </w:r>
    </w:p>
    <w:p w14:paraId="17A22275" w14:textId="77777777" w:rsidR="00766D42" w:rsidRDefault="00766D42" w:rsidP="00766D42">
      <w:pPr>
        <w:pStyle w:val="BodyTextIndent"/>
        <w:spacing w:line="276" w:lineRule="auto"/>
        <w:rPr>
          <w:rFonts w:ascii="Arial" w:hAnsi="Arial"/>
          <w:b w:val="0"/>
          <w:sz w:val="22"/>
        </w:rPr>
      </w:pPr>
    </w:p>
    <w:p w14:paraId="42109D19" w14:textId="29E9309E" w:rsidR="00766D42" w:rsidRDefault="00F41D21" w:rsidP="00766D42">
      <w:pPr>
        <w:pStyle w:val="1Paragraph"/>
        <w:tabs>
          <w:tab w:val="clear" w:pos="7200"/>
        </w:tabs>
        <w:spacing w:line="20" w:lineRule="atLeast"/>
        <w:ind w:left="0" w:firstLine="720"/>
        <w:rPr>
          <w:rFonts w:ascii="Arial" w:hAnsi="Arial"/>
          <w:sz w:val="22"/>
        </w:rPr>
      </w:pPr>
      <w:r>
        <w:rPr>
          <w:rFonts w:ascii="Arial" w:hAnsi="Arial"/>
          <w:sz w:val="22"/>
        </w:rPr>
        <w:t>9</w:t>
      </w:r>
      <w:r w:rsidR="00766D42">
        <w:rPr>
          <w:rFonts w:ascii="Arial" w:hAnsi="Arial"/>
          <w:sz w:val="22"/>
        </w:rPr>
        <w:t>.</w:t>
      </w:r>
      <w:r w:rsidR="00766D42">
        <w:rPr>
          <w:rFonts w:ascii="Arial" w:hAnsi="Arial"/>
          <w:b/>
          <w:sz w:val="22"/>
        </w:rPr>
        <w:tab/>
      </w:r>
      <w:r w:rsidR="00766D42">
        <w:rPr>
          <w:rFonts w:ascii="Arial" w:hAnsi="Arial"/>
          <w:sz w:val="22"/>
        </w:rPr>
        <w:t>If the FCM with which you deposit funds fails, becomes insolvent or bankrupt, you could lose all or a portion of the funds in your account.</w:t>
      </w:r>
    </w:p>
    <w:p w14:paraId="1267A393" w14:textId="77777777" w:rsidR="00766D42" w:rsidRDefault="00766D42" w:rsidP="00766D42">
      <w:pPr>
        <w:pStyle w:val="1Paragraph"/>
        <w:tabs>
          <w:tab w:val="clear" w:pos="7200"/>
        </w:tabs>
        <w:spacing w:line="20" w:lineRule="atLeast"/>
        <w:ind w:left="0" w:firstLine="720"/>
      </w:pPr>
    </w:p>
    <w:p w14:paraId="2CFAE990" w14:textId="71FAF97C" w:rsidR="00766D42" w:rsidRDefault="00766D42" w:rsidP="00766D42">
      <w:pPr>
        <w:rPr>
          <w:rFonts w:ascii="Arial" w:hAnsi="Arial"/>
          <w:sz w:val="22"/>
          <w:szCs w:val="22"/>
        </w:rPr>
      </w:pPr>
      <w:r>
        <w:rPr>
          <w:rFonts w:ascii="Arial" w:hAnsi="Arial"/>
          <w:sz w:val="22"/>
        </w:rPr>
        <w:tab/>
        <w:t>1</w:t>
      </w:r>
      <w:r w:rsidR="00F41D21">
        <w:rPr>
          <w:rFonts w:ascii="Arial" w:hAnsi="Arial"/>
          <w:sz w:val="22"/>
        </w:rPr>
        <w:t>0</w:t>
      </w:r>
      <w:r>
        <w:rPr>
          <w:rFonts w:ascii="Arial" w:hAnsi="Arial"/>
          <w:sz w:val="22"/>
        </w:rPr>
        <w:t xml:space="preserve">. </w:t>
      </w:r>
      <w:r>
        <w:rPr>
          <w:rFonts w:ascii="Arial" w:hAnsi="Arial"/>
          <w:sz w:val="22"/>
        </w:rPr>
        <w:tab/>
      </w:r>
      <w:r>
        <w:rPr>
          <w:rFonts w:ascii="Arial" w:hAnsi="Arial"/>
          <w:sz w:val="22"/>
          <w:szCs w:val="22"/>
        </w:rPr>
        <w:t>The Advisor may engage in the trading of contracts on foreign exchanges. Investors should note that foreign exchanges are not regulated by the Commodity Futures Trading Commission or any other government agency of the United States and, thus, such trading may involve risks not applicable to trading on United States exchanges. In addition, contracts traded on foreign exchanges are typically denominated in the local currency, which introduces an additional price variable not applicable to contracts traded on domestic exchanges. Therefore, unless an account hedges itself against fluctuations in exchange rates between the U.S. dollar and the currencies in which trading is done on such foreign</w:t>
      </w:r>
    </w:p>
    <w:p w14:paraId="30DF04C4" w14:textId="77777777" w:rsidR="00766D42" w:rsidRDefault="00766D42" w:rsidP="00766D42">
      <w:pPr>
        <w:rPr>
          <w:rFonts w:ascii="Arial" w:hAnsi="Arial"/>
          <w:sz w:val="22"/>
          <w:szCs w:val="22"/>
        </w:rPr>
      </w:pPr>
      <w:r>
        <w:rPr>
          <w:rFonts w:ascii="Arial" w:hAnsi="Arial"/>
          <w:sz w:val="22"/>
          <w:szCs w:val="22"/>
        </w:rPr>
        <w:t>exchanges, any profits which an account might realize in such trading could be eliminated by adverse changes in exchange rates or an account could incur losses as a result of any such changes. Some foreign exchanges, in contrast to exchanges in the United States, are "principals' markets" similar to the forward markets, in which responsibility for performance is only that of the individual member with whom a Advisor has entered into a transaction, and not of an exchange or exchange clearing house. Because some foreign exchanges generally lack a clearing house system such as that utilized by exchanges in the United</w:t>
      </w:r>
    </w:p>
    <w:p w14:paraId="76C6A9AB" w14:textId="77777777" w:rsidR="00766D42" w:rsidRDefault="00766D42" w:rsidP="00766D42">
      <w:pPr>
        <w:rPr>
          <w:rFonts w:ascii="Arial" w:hAnsi="Arial"/>
          <w:sz w:val="22"/>
          <w:szCs w:val="22"/>
        </w:rPr>
      </w:pPr>
      <w:r>
        <w:rPr>
          <w:rFonts w:ascii="Arial" w:hAnsi="Arial"/>
          <w:sz w:val="22"/>
          <w:szCs w:val="22"/>
        </w:rPr>
        <w:t>States, market disruptions may be more likely to occur on foreign exchanges.</w:t>
      </w:r>
    </w:p>
    <w:p w14:paraId="3E67F67D" w14:textId="77777777" w:rsidR="00766D42" w:rsidRDefault="00766D42" w:rsidP="00766D42">
      <w:pPr>
        <w:rPr>
          <w:rFonts w:ascii="Arial" w:hAnsi="Arial"/>
          <w:sz w:val="22"/>
          <w:szCs w:val="22"/>
        </w:rPr>
      </w:pPr>
    </w:p>
    <w:p w14:paraId="3567EC82" w14:textId="3057AF48" w:rsidR="00766D42" w:rsidRDefault="00FE2337" w:rsidP="003C498E">
      <w:pPr>
        <w:pStyle w:val="1Paragraph"/>
        <w:tabs>
          <w:tab w:val="clear" w:pos="7200"/>
        </w:tabs>
        <w:spacing w:line="20" w:lineRule="atLeast"/>
        <w:ind w:left="0" w:firstLine="720"/>
        <w:rPr>
          <w:rFonts w:ascii="Arial" w:hAnsi="Arial"/>
          <w:sz w:val="22"/>
          <w:szCs w:val="22"/>
        </w:rPr>
      </w:pPr>
      <w:r>
        <w:rPr>
          <w:rFonts w:ascii="Arial" w:hAnsi="Arial"/>
          <w:sz w:val="22"/>
          <w:szCs w:val="22"/>
        </w:rPr>
        <w:t xml:space="preserve">11. </w:t>
      </w:r>
      <w:r>
        <w:rPr>
          <w:rFonts w:ascii="Arial" w:hAnsi="Arial"/>
          <w:sz w:val="22"/>
          <w:szCs w:val="22"/>
        </w:rPr>
        <w:tab/>
      </w:r>
      <w:r w:rsidR="00766D42">
        <w:rPr>
          <w:rFonts w:ascii="Arial" w:hAnsi="Arial"/>
          <w:sz w:val="22"/>
          <w:szCs w:val="22"/>
        </w:rPr>
        <w:t>The Advisor makes use of an extensive software and hardware configuration to implement the firm's trading program and as such there are electronic trading risks. The firm will furnish clients with the disaster recovery program but clients should be aware that the program may be detrimentally impacted by not being able to enter or exit a trade due to internet outages, hardware or software failure.</w:t>
      </w:r>
    </w:p>
    <w:p w14:paraId="4B7431CE" w14:textId="77777777" w:rsidR="000D23C3" w:rsidRPr="000D23C3" w:rsidRDefault="000D23C3" w:rsidP="000D23C3">
      <w:pPr>
        <w:widowControl/>
        <w:suppressAutoHyphens w:val="0"/>
        <w:autoSpaceDE w:val="0"/>
        <w:autoSpaceDN w:val="0"/>
        <w:adjustRightInd w:val="0"/>
        <w:rPr>
          <w:rFonts w:ascii="Arial" w:eastAsiaTheme="minorHAnsi" w:hAnsi="Arial" w:cs="Arial"/>
          <w:color w:val="000000"/>
          <w:szCs w:val="24"/>
          <w:lang w:eastAsia="en-US"/>
        </w:rPr>
      </w:pPr>
    </w:p>
    <w:p w14:paraId="3A9605E8" w14:textId="062F0A42" w:rsidR="000D23C3" w:rsidRDefault="00FE2337" w:rsidP="003C498E">
      <w:pPr>
        <w:pStyle w:val="1Paragraph"/>
        <w:tabs>
          <w:tab w:val="clear" w:pos="7200"/>
        </w:tabs>
        <w:spacing w:line="20" w:lineRule="atLeast"/>
        <w:ind w:left="0" w:firstLine="720"/>
        <w:rPr>
          <w:rFonts w:ascii="Arial" w:hAnsi="Arial"/>
          <w:sz w:val="22"/>
          <w:szCs w:val="22"/>
        </w:rPr>
      </w:pPr>
      <w:r>
        <w:rPr>
          <w:rFonts w:ascii="Arial" w:eastAsiaTheme="minorHAnsi" w:hAnsi="Arial" w:cs="Arial"/>
          <w:color w:val="000000"/>
          <w:szCs w:val="24"/>
          <w:lang w:eastAsia="en-US"/>
        </w:rPr>
        <w:t>12.</w:t>
      </w:r>
      <w:r w:rsidR="000D23C3" w:rsidRPr="000D23C3">
        <w:rPr>
          <w:rFonts w:ascii="Arial" w:eastAsiaTheme="minorHAnsi" w:hAnsi="Arial" w:cs="Arial"/>
          <w:color w:val="000000"/>
          <w:szCs w:val="24"/>
          <w:lang w:eastAsia="en-US"/>
        </w:rPr>
        <w:t xml:space="preserve"> </w:t>
      </w:r>
      <w:r w:rsidR="000D23C3" w:rsidRPr="000D23C3">
        <w:rPr>
          <w:rFonts w:ascii="Arial" w:eastAsiaTheme="minorHAnsi" w:hAnsi="Arial" w:cs="Arial"/>
          <w:color w:val="000000"/>
          <w:sz w:val="22"/>
          <w:szCs w:val="22"/>
          <w:lang w:eastAsia="en-US"/>
        </w:rPr>
        <w:t xml:space="preserve"> </w:t>
      </w:r>
      <w:r>
        <w:rPr>
          <w:rFonts w:ascii="Arial" w:eastAsiaTheme="minorHAnsi" w:hAnsi="Arial" w:cs="Arial"/>
          <w:color w:val="000000"/>
          <w:sz w:val="22"/>
          <w:szCs w:val="22"/>
          <w:lang w:eastAsia="en-US"/>
        </w:rPr>
        <w:tab/>
      </w:r>
      <w:r w:rsidR="000D23C3">
        <w:rPr>
          <w:rFonts w:ascii="Arial" w:eastAsiaTheme="minorHAnsi" w:hAnsi="Arial" w:cs="Arial"/>
          <w:color w:val="000000"/>
          <w:sz w:val="22"/>
          <w:szCs w:val="22"/>
          <w:lang w:eastAsia="en-US"/>
        </w:rPr>
        <w:t xml:space="preserve">As accounts are involved in active </w:t>
      </w:r>
      <w:r w:rsidR="000D23C3" w:rsidRPr="000D23C3">
        <w:rPr>
          <w:rFonts w:ascii="Arial" w:eastAsiaTheme="minorHAnsi" w:hAnsi="Arial" w:cs="Arial"/>
          <w:color w:val="000000"/>
          <w:sz w:val="22"/>
          <w:szCs w:val="22"/>
          <w:lang w:eastAsia="en-US"/>
        </w:rPr>
        <w:t>day trading</w:t>
      </w:r>
      <w:r w:rsidR="000D23C3">
        <w:rPr>
          <w:rFonts w:ascii="Arial" w:eastAsiaTheme="minorHAnsi" w:hAnsi="Arial" w:cs="Arial"/>
          <w:color w:val="000000"/>
          <w:sz w:val="22"/>
          <w:szCs w:val="22"/>
          <w:lang w:eastAsia="en-US"/>
        </w:rPr>
        <w:t>, clients should be aware</w:t>
      </w:r>
      <w:r w:rsidR="000D23C3" w:rsidRPr="000D23C3">
        <w:rPr>
          <w:rFonts w:ascii="Arial" w:eastAsiaTheme="minorHAnsi" w:hAnsi="Arial" w:cs="Arial"/>
          <w:color w:val="000000"/>
          <w:sz w:val="22"/>
          <w:szCs w:val="22"/>
          <w:lang w:eastAsia="en-US"/>
        </w:rPr>
        <w:t xml:space="preserve"> that the turnover rate of the Advisor's trading program may be substantial, involving a large increase in transaction costs. Additionally, an account may experience increased margin requirements where positions intended as day trades may be held overnight.</w:t>
      </w:r>
    </w:p>
    <w:p w14:paraId="6EE8FB8F" w14:textId="77777777" w:rsidR="00766D42" w:rsidRDefault="00766D42" w:rsidP="00766D42">
      <w:pPr>
        <w:rPr>
          <w:rFonts w:ascii="Arial" w:hAnsi="Arial"/>
          <w:sz w:val="22"/>
          <w:szCs w:val="22"/>
        </w:rPr>
      </w:pPr>
    </w:p>
    <w:p w14:paraId="7B078FF6" w14:textId="2CAAEF92" w:rsidR="00766D42" w:rsidRDefault="00766D42" w:rsidP="00766D42">
      <w:pPr>
        <w:autoSpaceDE w:val="0"/>
        <w:rPr>
          <w:rFonts w:ascii="Arial" w:hAnsi="Arial"/>
          <w:sz w:val="22"/>
          <w:szCs w:val="22"/>
        </w:rPr>
      </w:pPr>
      <w:r>
        <w:rPr>
          <w:rFonts w:ascii="Arial" w:hAnsi="Arial"/>
          <w:sz w:val="22"/>
        </w:rPr>
        <w:tab/>
      </w:r>
      <w:r w:rsidR="00FE2337">
        <w:rPr>
          <w:rFonts w:ascii="Arial" w:hAnsi="Arial"/>
          <w:sz w:val="22"/>
        </w:rPr>
        <w:t>13</w:t>
      </w:r>
      <w:r>
        <w:rPr>
          <w:rFonts w:ascii="Arial" w:hAnsi="Arial"/>
          <w:sz w:val="22"/>
        </w:rPr>
        <w:t xml:space="preserve">. </w:t>
      </w:r>
      <w:r w:rsidR="00FE2337">
        <w:rPr>
          <w:rFonts w:ascii="Arial" w:hAnsi="Arial"/>
          <w:sz w:val="22"/>
        </w:rPr>
        <w:tab/>
      </w:r>
      <w:r>
        <w:rPr>
          <w:rFonts w:ascii="Arial" w:hAnsi="Arial"/>
          <w:b/>
          <w:bCs/>
          <w:sz w:val="22"/>
          <w:szCs w:val="22"/>
        </w:rPr>
        <w:t xml:space="preserve">Other </w:t>
      </w:r>
      <w:r>
        <w:rPr>
          <w:rFonts w:ascii="Arial" w:hAnsi="Arial"/>
          <w:i/>
          <w:iCs/>
          <w:sz w:val="22"/>
          <w:szCs w:val="22"/>
        </w:rPr>
        <w:t>Basically</w:t>
      </w:r>
      <w:r w:rsidR="0022711B">
        <w:rPr>
          <w:rFonts w:ascii="Arial" w:hAnsi="Arial"/>
          <w:i/>
          <w:iCs/>
          <w:sz w:val="22"/>
          <w:szCs w:val="22"/>
        </w:rPr>
        <w:t>,</w:t>
      </w:r>
      <w:r>
        <w:rPr>
          <w:rFonts w:ascii="Arial" w:hAnsi="Arial"/>
          <w:i/>
          <w:iCs/>
          <w:sz w:val="22"/>
          <w:szCs w:val="22"/>
        </w:rPr>
        <w:t xml:space="preserve"> this is a very risky investment not suitable for all investors</w:t>
      </w:r>
      <w:r>
        <w:rPr>
          <w:rFonts w:ascii="Arial" w:hAnsi="Arial"/>
          <w:sz w:val="22"/>
          <w:szCs w:val="22"/>
        </w:rPr>
        <w:t xml:space="preserve">. </w:t>
      </w:r>
      <w:r>
        <w:rPr>
          <w:rFonts w:ascii="Arial" w:eastAsia="TimesNewRoman" w:hAnsi="Arial" w:cs="TimesNewRoman"/>
          <w:sz w:val="22"/>
          <w:szCs w:val="22"/>
        </w:rPr>
        <w:t>The Advisor has</w:t>
      </w:r>
      <w:r w:rsidR="00240BCB">
        <w:rPr>
          <w:rFonts w:ascii="Arial" w:eastAsia="TimesNewRoman" w:hAnsi="Arial" w:cs="TimesNewRoman"/>
          <w:sz w:val="22"/>
          <w:szCs w:val="22"/>
        </w:rPr>
        <w:t xml:space="preserve"> limited</w:t>
      </w:r>
      <w:r>
        <w:rPr>
          <w:rFonts w:ascii="Arial" w:eastAsia="TimesNewRoman" w:hAnsi="Arial" w:cs="TimesNewRoman"/>
          <w:sz w:val="22"/>
          <w:szCs w:val="22"/>
        </w:rPr>
        <w:t xml:space="preserve"> operating history for which prospective investors may base an evaluation of past performance.</w:t>
      </w:r>
      <w:r>
        <w:rPr>
          <w:rFonts w:ascii="TimesNewRoman" w:eastAsia="TimesNewRoman" w:hAnsi="TimesNewRoman" w:cs="TimesNewRoman"/>
          <w:sz w:val="22"/>
          <w:szCs w:val="22"/>
        </w:rPr>
        <w:t xml:space="preserve"> </w:t>
      </w:r>
      <w:r>
        <w:rPr>
          <w:rFonts w:ascii="Arial" w:hAnsi="Arial"/>
          <w:sz w:val="22"/>
          <w:szCs w:val="22"/>
        </w:rPr>
        <w:t>Investors could lose a large amount of money in this investment for any number of reasons, not all of which have been discussed in this document.</w:t>
      </w:r>
    </w:p>
    <w:p w14:paraId="6C2AC9AC" w14:textId="77777777" w:rsidR="00756814" w:rsidRDefault="00756814" w:rsidP="00766D42">
      <w:pPr>
        <w:autoSpaceDE w:val="0"/>
        <w:rPr>
          <w:rFonts w:ascii="Arial" w:hAnsi="Arial"/>
          <w:sz w:val="22"/>
          <w:szCs w:val="22"/>
        </w:rPr>
      </w:pPr>
    </w:p>
    <w:p w14:paraId="5943A01E" w14:textId="34B57BAC" w:rsidR="009F0E48" w:rsidRDefault="00756814" w:rsidP="00756814">
      <w:pPr>
        <w:autoSpaceDE w:val="0"/>
        <w:rPr>
          <w:rFonts w:ascii="Arial" w:hAnsi="Arial"/>
          <w:sz w:val="22"/>
          <w:szCs w:val="22"/>
        </w:rPr>
      </w:pPr>
      <w:r>
        <w:rPr>
          <w:rFonts w:ascii="Arial" w:hAnsi="Arial"/>
          <w:sz w:val="22"/>
          <w:szCs w:val="22"/>
        </w:rPr>
        <w:tab/>
      </w:r>
      <w:r w:rsidR="00551D5C">
        <w:rPr>
          <w:rFonts w:ascii="Arial" w:hAnsi="Arial"/>
          <w:sz w:val="22"/>
          <w:szCs w:val="22"/>
        </w:rPr>
        <w:t>1</w:t>
      </w:r>
      <w:r w:rsidR="00FE2337">
        <w:rPr>
          <w:rFonts w:ascii="Arial" w:hAnsi="Arial"/>
          <w:sz w:val="22"/>
          <w:szCs w:val="22"/>
        </w:rPr>
        <w:t>4</w:t>
      </w:r>
      <w:r>
        <w:rPr>
          <w:rFonts w:ascii="Arial" w:hAnsi="Arial"/>
          <w:sz w:val="22"/>
          <w:szCs w:val="22"/>
        </w:rPr>
        <w:t xml:space="preserve">.  The entities </w:t>
      </w:r>
      <w:r w:rsidR="00F501CB">
        <w:rPr>
          <w:rFonts w:ascii="Arial" w:hAnsi="Arial"/>
          <w:sz w:val="22"/>
          <w:szCs w:val="22"/>
        </w:rPr>
        <w:t xml:space="preserve">(Counterparties) </w:t>
      </w:r>
      <w:r>
        <w:rPr>
          <w:rFonts w:ascii="Arial" w:hAnsi="Arial"/>
          <w:sz w:val="22"/>
          <w:szCs w:val="22"/>
        </w:rPr>
        <w:t xml:space="preserve">with whom </w:t>
      </w:r>
      <w:r w:rsidR="007D76E2">
        <w:rPr>
          <w:rFonts w:ascii="Arial" w:hAnsi="Arial"/>
          <w:sz w:val="22"/>
          <w:szCs w:val="22"/>
        </w:rPr>
        <w:t>Ryan DeGaris, CTA</w:t>
      </w:r>
      <w:r>
        <w:rPr>
          <w:rFonts w:ascii="Arial" w:hAnsi="Arial"/>
          <w:sz w:val="22"/>
          <w:szCs w:val="22"/>
        </w:rPr>
        <w:t xml:space="preserve"> trades </w:t>
      </w:r>
      <w:r w:rsidRPr="00756814">
        <w:rPr>
          <w:rFonts w:ascii="Arial" w:hAnsi="Arial"/>
          <w:sz w:val="22"/>
          <w:szCs w:val="22"/>
        </w:rPr>
        <w:t xml:space="preserve">may be unable to financially fulfill </w:t>
      </w:r>
      <w:r>
        <w:rPr>
          <w:rFonts w:ascii="Arial" w:hAnsi="Arial"/>
          <w:sz w:val="22"/>
          <w:szCs w:val="22"/>
        </w:rPr>
        <w:t xml:space="preserve">their obligations, which </w:t>
      </w:r>
      <w:r w:rsidRPr="00756814">
        <w:rPr>
          <w:rFonts w:ascii="Arial" w:hAnsi="Arial"/>
          <w:sz w:val="22"/>
          <w:szCs w:val="22"/>
        </w:rPr>
        <w:t>could result in large losses.</w:t>
      </w:r>
      <w:r w:rsidR="009F0E48">
        <w:rPr>
          <w:rFonts w:ascii="Arial" w:hAnsi="Arial"/>
          <w:sz w:val="22"/>
          <w:szCs w:val="22"/>
        </w:rPr>
        <w:t xml:space="preserve"> </w:t>
      </w:r>
      <w:r w:rsidR="00FC362A" w:rsidRPr="00FC362A">
        <w:rPr>
          <w:rFonts w:ascii="Arial" w:hAnsi="Arial"/>
          <w:sz w:val="22"/>
          <w:szCs w:val="22"/>
        </w:rPr>
        <w:t>FCM</w:t>
      </w:r>
      <w:r w:rsidR="00F00BF0">
        <w:rPr>
          <w:rFonts w:ascii="Arial" w:hAnsi="Arial"/>
          <w:sz w:val="22"/>
          <w:szCs w:val="22"/>
        </w:rPr>
        <w:t>’s</w:t>
      </w:r>
      <w:r w:rsidR="00FC362A" w:rsidRPr="00FC362A">
        <w:rPr>
          <w:rFonts w:ascii="Arial" w:hAnsi="Arial"/>
          <w:sz w:val="22"/>
          <w:szCs w:val="22"/>
        </w:rPr>
        <w:t xml:space="preserve"> </w:t>
      </w:r>
      <w:r w:rsidR="00F00BF0">
        <w:rPr>
          <w:rFonts w:ascii="Arial" w:hAnsi="Arial"/>
          <w:sz w:val="22"/>
          <w:szCs w:val="22"/>
        </w:rPr>
        <w:t>are</w:t>
      </w:r>
      <w:r w:rsidR="00FC362A" w:rsidRPr="00FC362A">
        <w:rPr>
          <w:rFonts w:ascii="Arial" w:hAnsi="Arial"/>
          <w:sz w:val="22"/>
          <w:szCs w:val="22"/>
        </w:rPr>
        <w:t xml:space="preserve"> required to segregate customer funds, however, if it fails to do so a customer could lose his funds on deposit. In addition, even if the FCM properly segregates funds, a customer could still lose his funds if another customer of the FCM, or the FCM itself, fails to satisfy deficiencies in customer accounts.</w:t>
      </w:r>
    </w:p>
    <w:p w14:paraId="4A287C38" w14:textId="06C84B2C" w:rsidR="00382D23" w:rsidRDefault="00382D23" w:rsidP="00756814">
      <w:pPr>
        <w:autoSpaceDE w:val="0"/>
        <w:rPr>
          <w:rFonts w:ascii="Arial" w:hAnsi="Arial"/>
          <w:sz w:val="22"/>
          <w:szCs w:val="22"/>
        </w:rPr>
      </w:pPr>
    </w:p>
    <w:p w14:paraId="4087CEAF" w14:textId="315641D6" w:rsidR="00B54740" w:rsidRDefault="00382D23" w:rsidP="0041302B">
      <w:pPr>
        <w:autoSpaceDE w:val="0"/>
        <w:ind w:firstLine="720"/>
        <w:rPr>
          <w:rFonts w:ascii="Arial" w:hAnsi="Arial"/>
          <w:sz w:val="22"/>
          <w:szCs w:val="22"/>
        </w:rPr>
        <w:sectPr w:rsidR="00B54740" w:rsidSect="00A649B4">
          <w:headerReference w:type="even" r:id="rId22"/>
          <w:headerReference w:type="default" r:id="rId23"/>
          <w:footerReference w:type="even" r:id="rId24"/>
          <w:footerReference w:type="default" r:id="rId25"/>
          <w:headerReference w:type="first" r:id="rId26"/>
          <w:footerReference w:type="first" r:id="rId27"/>
          <w:type w:val="continuous"/>
          <w:pgSz w:w="12240" w:h="15840"/>
          <w:pgMar w:top="2195" w:right="1627" w:bottom="2391" w:left="1627" w:header="1911" w:footer="1911" w:gutter="0"/>
          <w:cols w:space="720"/>
          <w:docGrid w:linePitch="360"/>
        </w:sectPr>
      </w:pPr>
      <w:r>
        <w:rPr>
          <w:rFonts w:ascii="Arial" w:hAnsi="Arial"/>
          <w:sz w:val="22"/>
          <w:szCs w:val="22"/>
        </w:rPr>
        <w:t>1</w:t>
      </w:r>
      <w:r w:rsidR="00FE2337">
        <w:rPr>
          <w:rFonts w:ascii="Arial" w:hAnsi="Arial"/>
          <w:sz w:val="22"/>
          <w:szCs w:val="22"/>
        </w:rPr>
        <w:t>5</w:t>
      </w:r>
      <w:r>
        <w:rPr>
          <w:rFonts w:ascii="Arial" w:hAnsi="Arial"/>
          <w:sz w:val="22"/>
          <w:szCs w:val="22"/>
        </w:rPr>
        <w:t>.  The Cycle Twin program is a very active day trading program that trades aggressively and generates extreme volatility in its trading result</w:t>
      </w:r>
      <w:r w:rsidR="000C0381">
        <w:rPr>
          <w:rFonts w:ascii="Arial" w:hAnsi="Arial"/>
          <w:sz w:val="22"/>
          <w:szCs w:val="22"/>
        </w:rPr>
        <w:t>s.</w:t>
      </w:r>
    </w:p>
    <w:p w14:paraId="3510EB83" w14:textId="77777777" w:rsidR="00766D42" w:rsidRDefault="00766D42" w:rsidP="00766D42">
      <w:pPr>
        <w:pStyle w:val="Heading1"/>
        <w:tabs>
          <w:tab w:val="clear" w:pos="4500"/>
          <w:tab w:val="clear" w:pos="8499"/>
          <w:tab w:val="clear" w:pos="8640"/>
        </w:tabs>
        <w:spacing w:line="276" w:lineRule="auto"/>
        <w:jc w:val="left"/>
        <w:rPr>
          <w:bCs/>
          <w:sz w:val="26"/>
        </w:rPr>
      </w:pPr>
    </w:p>
    <w:p w14:paraId="4438A80A" w14:textId="5725F272" w:rsidR="00766D42" w:rsidRDefault="00766D42" w:rsidP="00D26512">
      <w:pPr>
        <w:pStyle w:val="Heading1"/>
        <w:tabs>
          <w:tab w:val="clear" w:pos="4500"/>
          <w:tab w:val="clear" w:pos="8499"/>
          <w:tab w:val="clear" w:pos="8640"/>
        </w:tabs>
        <w:spacing w:line="276" w:lineRule="auto"/>
        <w:ind w:left="2160" w:firstLine="720"/>
        <w:jc w:val="left"/>
      </w:pPr>
      <w:bookmarkStart w:id="17" w:name="_Toc36645211"/>
      <w:r>
        <w:rPr>
          <w:bCs/>
          <w:sz w:val="26"/>
        </w:rPr>
        <w:t>PERFORMANCE HISTORY</w:t>
      </w:r>
      <w:bookmarkEnd w:id="17"/>
    </w:p>
    <w:p w14:paraId="4CE41291" w14:textId="46BCB046" w:rsidR="00766D42" w:rsidRDefault="00766D42" w:rsidP="00BF560C">
      <w:pPr>
        <w:autoSpaceDE w:val="0"/>
        <w:jc w:val="center"/>
        <w:rPr>
          <w:rFonts w:ascii="Arial" w:eastAsia="Arial" w:hAnsi="Arial" w:cs="Arial"/>
          <w:b/>
          <w:bCs/>
          <w:sz w:val="20"/>
        </w:rPr>
      </w:pPr>
      <w:r w:rsidRPr="006665C9">
        <w:rPr>
          <w:rFonts w:ascii="Arial" w:eastAsia="Arial" w:hAnsi="Arial" w:cs="Arial"/>
          <w:b/>
          <w:bCs/>
          <w:szCs w:val="24"/>
        </w:rPr>
        <w:t xml:space="preserve">Performance History from </w:t>
      </w:r>
      <w:r w:rsidR="00CE0C4F">
        <w:rPr>
          <w:rFonts w:ascii="Arial" w:eastAsia="Arial" w:hAnsi="Arial" w:cs="Arial"/>
          <w:b/>
          <w:bCs/>
          <w:szCs w:val="24"/>
        </w:rPr>
        <w:t>January</w:t>
      </w:r>
      <w:r w:rsidR="00CE0C4F" w:rsidRPr="006665C9">
        <w:rPr>
          <w:rFonts w:ascii="Arial" w:eastAsia="Arial" w:hAnsi="Arial" w:cs="Arial"/>
          <w:b/>
          <w:bCs/>
          <w:szCs w:val="24"/>
        </w:rPr>
        <w:t xml:space="preserve"> </w:t>
      </w:r>
      <w:r w:rsidRPr="006665C9">
        <w:rPr>
          <w:rFonts w:ascii="Arial" w:eastAsia="Arial" w:hAnsi="Arial" w:cs="Arial"/>
          <w:b/>
          <w:bCs/>
          <w:szCs w:val="24"/>
        </w:rPr>
        <w:t>20</w:t>
      </w:r>
      <w:r w:rsidR="00CE0C4F">
        <w:rPr>
          <w:rFonts w:ascii="Arial" w:eastAsia="Arial" w:hAnsi="Arial" w:cs="Arial"/>
          <w:b/>
          <w:bCs/>
          <w:szCs w:val="24"/>
        </w:rPr>
        <w:t>1</w:t>
      </w:r>
      <w:r w:rsidR="00D73EF2">
        <w:rPr>
          <w:rFonts w:ascii="Arial" w:eastAsia="Arial" w:hAnsi="Arial" w:cs="Arial"/>
          <w:b/>
          <w:bCs/>
          <w:szCs w:val="24"/>
        </w:rPr>
        <w:t>7</w:t>
      </w:r>
      <w:r w:rsidRPr="006665C9">
        <w:rPr>
          <w:rFonts w:ascii="Arial" w:eastAsia="Arial" w:hAnsi="Arial" w:cs="Arial"/>
          <w:b/>
          <w:bCs/>
          <w:szCs w:val="24"/>
        </w:rPr>
        <w:t xml:space="preserve"> through </w:t>
      </w:r>
      <w:ins w:id="18" w:author="Ryan DeGaris" w:date="2024-05-10T13:40:00Z" w16du:dateUtc="2024-05-10T20:40:00Z">
        <w:r w:rsidR="00D300D7">
          <w:rPr>
            <w:rFonts w:ascii="Arial" w:eastAsia="Arial" w:hAnsi="Arial" w:cs="Arial"/>
            <w:b/>
            <w:bCs/>
            <w:szCs w:val="24"/>
          </w:rPr>
          <w:t>April 30</w:t>
        </w:r>
        <w:r w:rsidR="00D300D7" w:rsidRPr="00D300D7">
          <w:rPr>
            <w:rFonts w:ascii="Arial" w:eastAsia="Arial" w:hAnsi="Arial" w:cs="Arial"/>
            <w:b/>
            <w:bCs/>
            <w:szCs w:val="24"/>
            <w:vertAlign w:val="superscript"/>
            <w:rPrChange w:id="19" w:author="Ryan DeGaris" w:date="2024-05-10T13:40:00Z" w16du:dateUtc="2024-05-10T20:40:00Z">
              <w:rPr>
                <w:rFonts w:ascii="Arial" w:eastAsia="Arial" w:hAnsi="Arial" w:cs="Arial"/>
                <w:b/>
                <w:bCs/>
                <w:szCs w:val="24"/>
              </w:rPr>
            </w:rPrChange>
          </w:rPr>
          <w:t>th</w:t>
        </w:r>
        <w:r w:rsidR="00D300D7">
          <w:rPr>
            <w:rFonts w:ascii="Arial" w:eastAsia="Arial" w:hAnsi="Arial" w:cs="Arial"/>
            <w:b/>
            <w:bCs/>
            <w:szCs w:val="24"/>
          </w:rPr>
          <w:t xml:space="preserve"> 2024</w:t>
        </w:r>
      </w:ins>
      <w:del w:id="20" w:author="Ryan DeGaris" w:date="2024-05-10T13:40:00Z" w16du:dateUtc="2024-05-10T20:40:00Z">
        <w:r w:rsidR="00CC03ED" w:rsidDel="00D300D7">
          <w:rPr>
            <w:rFonts w:ascii="Arial" w:eastAsia="Arial" w:hAnsi="Arial" w:cs="Arial"/>
            <w:b/>
            <w:bCs/>
            <w:szCs w:val="24"/>
          </w:rPr>
          <w:delText xml:space="preserve"> </w:delText>
        </w:r>
        <w:r w:rsidR="00DD5960" w:rsidDel="00D300D7">
          <w:rPr>
            <w:rFonts w:ascii="Arial" w:eastAsia="Arial" w:hAnsi="Arial" w:cs="Arial"/>
            <w:b/>
            <w:bCs/>
            <w:szCs w:val="24"/>
          </w:rPr>
          <w:delText>July</w:delText>
        </w:r>
        <w:r w:rsidR="00CC03ED" w:rsidDel="00D300D7">
          <w:rPr>
            <w:rFonts w:ascii="Arial" w:eastAsia="Arial" w:hAnsi="Arial" w:cs="Arial"/>
            <w:b/>
            <w:bCs/>
            <w:szCs w:val="24"/>
          </w:rPr>
          <w:delText xml:space="preserve"> 3</w:delText>
        </w:r>
        <w:r w:rsidR="008F1622" w:rsidDel="00D300D7">
          <w:rPr>
            <w:rFonts w:ascii="Arial" w:eastAsia="Arial" w:hAnsi="Arial" w:cs="Arial"/>
            <w:b/>
            <w:bCs/>
            <w:szCs w:val="24"/>
          </w:rPr>
          <w:delText>1st</w:delText>
        </w:r>
        <w:r w:rsidR="00CC03ED" w:rsidDel="00D300D7">
          <w:rPr>
            <w:rFonts w:ascii="Arial" w:eastAsia="Arial" w:hAnsi="Arial" w:cs="Arial"/>
            <w:b/>
            <w:bCs/>
            <w:szCs w:val="24"/>
          </w:rPr>
          <w:delText xml:space="preserve"> </w:delText>
        </w:r>
        <w:r w:rsidR="00E52A86" w:rsidRPr="006665C9" w:rsidDel="00D300D7">
          <w:rPr>
            <w:rFonts w:ascii="Arial" w:eastAsia="Arial" w:hAnsi="Arial" w:cs="Arial"/>
            <w:b/>
            <w:bCs/>
            <w:szCs w:val="24"/>
          </w:rPr>
          <w:delText>20</w:delText>
        </w:r>
        <w:r w:rsidR="00301A64" w:rsidDel="00D300D7">
          <w:rPr>
            <w:rFonts w:ascii="Arial" w:eastAsia="Arial" w:hAnsi="Arial" w:cs="Arial"/>
            <w:b/>
            <w:bCs/>
            <w:szCs w:val="24"/>
          </w:rPr>
          <w:delText>2</w:delText>
        </w:r>
        <w:r w:rsidR="00DD5960" w:rsidDel="00D300D7">
          <w:rPr>
            <w:rFonts w:ascii="Arial" w:eastAsia="Arial" w:hAnsi="Arial" w:cs="Arial"/>
            <w:b/>
            <w:bCs/>
            <w:szCs w:val="24"/>
          </w:rPr>
          <w:delText>2</w:delText>
        </w:r>
      </w:del>
    </w:p>
    <w:p w14:paraId="63951B91" w14:textId="6F042DD1" w:rsidR="00EF238E" w:rsidRDefault="000E53D8" w:rsidP="00D26512">
      <w:pPr>
        <w:autoSpaceDE w:val="0"/>
        <w:rPr>
          <w:rFonts w:ascii="Arial" w:hAnsi="Arial" w:cs="Arial"/>
          <w:bCs/>
          <w:sz w:val="14"/>
          <w:szCs w:val="14"/>
        </w:rPr>
      </w:pPr>
      <w:r>
        <w:rPr>
          <w:rFonts w:ascii="Arial" w:hAnsi="Arial" w:cs="Arial"/>
          <w:bCs/>
          <w:sz w:val="14"/>
          <w:szCs w:val="14"/>
        </w:rPr>
        <w:t>Note: Each account is traded pursuant to the offered trading program and not different trading programs. Performance is presented in different capsules due to difference in account equity and margin requirements (IRA versus Individual accounts)</w:t>
      </w:r>
      <w:r w:rsidR="000A6F8C">
        <w:rPr>
          <w:rFonts w:ascii="Arial" w:hAnsi="Arial" w:cs="Arial"/>
          <w:bCs/>
          <w:sz w:val="14"/>
          <w:szCs w:val="14"/>
        </w:rPr>
        <w:t>,</w:t>
      </w:r>
      <w:r w:rsidR="00EF238E">
        <w:rPr>
          <w:rFonts w:ascii="Arial" w:hAnsi="Arial" w:cs="Arial"/>
          <w:bCs/>
          <w:sz w:val="14"/>
          <w:szCs w:val="14"/>
        </w:rPr>
        <w:t xml:space="preserve"> which in turn lead to percentage differences that do not allow for combined reporting.</w:t>
      </w:r>
    </w:p>
    <w:p w14:paraId="20AE2C26" w14:textId="77777777" w:rsidR="000E53D8" w:rsidRPr="00501417" w:rsidRDefault="000E53D8" w:rsidP="00766D42">
      <w:pPr>
        <w:autoSpaceDE w:val="0"/>
        <w:jc w:val="center"/>
        <w:rPr>
          <w:rFonts w:ascii="Arial" w:eastAsia="Arial" w:hAnsi="Arial" w:cs="Arial"/>
          <w:b/>
          <w:bCs/>
          <w:sz w:val="13"/>
          <w:szCs w:val="13"/>
        </w:rPr>
      </w:pPr>
    </w:p>
    <w:tbl>
      <w:tblPr>
        <w:tblW w:w="8730" w:type="dxa"/>
        <w:tblInd w:w="108" w:type="dxa"/>
        <w:tblLook w:val="04A0" w:firstRow="1" w:lastRow="0" w:firstColumn="1" w:lastColumn="0" w:noHBand="0" w:noVBand="1"/>
      </w:tblPr>
      <w:tblGrid>
        <w:gridCol w:w="6570"/>
        <w:gridCol w:w="2160"/>
      </w:tblGrid>
      <w:tr w:rsidR="001A732D" w:rsidRPr="00AC176B" w14:paraId="776127CE" w14:textId="77777777" w:rsidTr="00E4221D">
        <w:trPr>
          <w:trHeight w:val="300"/>
        </w:trPr>
        <w:tc>
          <w:tcPr>
            <w:tcW w:w="6570" w:type="dxa"/>
            <w:tcBorders>
              <w:top w:val="nil"/>
              <w:left w:val="nil"/>
              <w:bottom w:val="nil"/>
              <w:right w:val="nil"/>
            </w:tcBorders>
            <w:shd w:val="clear" w:color="auto" w:fill="auto"/>
            <w:noWrap/>
            <w:vAlign w:val="bottom"/>
            <w:hideMark/>
          </w:tcPr>
          <w:p w14:paraId="6A7C1CEB" w14:textId="366E5DCE" w:rsidR="00D26512" w:rsidRDefault="00D26512" w:rsidP="00E4221D">
            <w:pPr>
              <w:widowControl/>
              <w:suppressAutoHyphens w:val="0"/>
              <w:rPr>
                <w:rFonts w:ascii="Arial" w:hAnsi="Arial" w:cs="Arial"/>
                <w:b/>
                <w:bCs/>
                <w:color w:val="000000"/>
                <w:sz w:val="22"/>
                <w:szCs w:val="22"/>
                <w:lang w:eastAsia="en-US"/>
              </w:rPr>
            </w:pPr>
          </w:p>
          <w:p w14:paraId="43117A08" w14:textId="77777777" w:rsidR="00D26512" w:rsidRDefault="00D26512" w:rsidP="00E4221D">
            <w:pPr>
              <w:widowControl/>
              <w:suppressAutoHyphens w:val="0"/>
              <w:rPr>
                <w:rFonts w:ascii="Arial" w:hAnsi="Arial" w:cs="Arial"/>
                <w:b/>
                <w:bCs/>
                <w:color w:val="000000"/>
                <w:sz w:val="22"/>
                <w:szCs w:val="22"/>
                <w:lang w:eastAsia="en-US"/>
              </w:rPr>
            </w:pPr>
          </w:p>
          <w:p w14:paraId="6E65B967" w14:textId="77777777" w:rsidR="001A732D" w:rsidRPr="00AC176B" w:rsidRDefault="001A732D" w:rsidP="00E4221D">
            <w:pPr>
              <w:widowControl/>
              <w:suppressAutoHyphens w:val="0"/>
              <w:rPr>
                <w:rFonts w:ascii="Arial" w:hAnsi="Arial" w:cs="Arial"/>
                <w:b/>
                <w:bCs/>
                <w:color w:val="000000"/>
                <w:szCs w:val="22"/>
                <w:lang w:eastAsia="en-US"/>
              </w:rPr>
            </w:pPr>
            <w:r w:rsidRPr="00AC176B">
              <w:rPr>
                <w:rFonts w:ascii="Arial" w:hAnsi="Arial" w:cs="Arial"/>
                <w:b/>
                <w:bCs/>
                <w:color w:val="000000"/>
                <w:sz w:val="22"/>
                <w:szCs w:val="22"/>
                <w:lang w:eastAsia="en-US"/>
              </w:rPr>
              <w:t>Program: Cycle Twin</w:t>
            </w:r>
            <w:r>
              <w:rPr>
                <w:rFonts w:ascii="Arial" w:hAnsi="Arial" w:cs="Arial"/>
                <w:b/>
                <w:bCs/>
                <w:color w:val="000000"/>
                <w:sz w:val="22"/>
                <w:szCs w:val="22"/>
                <w:lang w:eastAsia="en-US"/>
              </w:rPr>
              <w:t xml:space="preserve"> (11)</w:t>
            </w:r>
          </w:p>
        </w:tc>
        <w:tc>
          <w:tcPr>
            <w:tcW w:w="2160" w:type="dxa"/>
            <w:tcBorders>
              <w:top w:val="nil"/>
              <w:left w:val="nil"/>
              <w:bottom w:val="nil"/>
              <w:right w:val="nil"/>
            </w:tcBorders>
            <w:shd w:val="clear" w:color="auto" w:fill="auto"/>
            <w:noWrap/>
            <w:vAlign w:val="bottom"/>
            <w:hideMark/>
          </w:tcPr>
          <w:p w14:paraId="4F8689CC" w14:textId="77777777" w:rsidR="001A732D" w:rsidRPr="00AC176B" w:rsidRDefault="001A732D" w:rsidP="00E4221D">
            <w:pPr>
              <w:widowControl/>
              <w:suppressAutoHyphens w:val="0"/>
              <w:rPr>
                <w:rFonts w:ascii="Arial" w:hAnsi="Arial" w:cs="Arial"/>
                <w:color w:val="000000"/>
                <w:szCs w:val="22"/>
                <w:lang w:eastAsia="en-US"/>
              </w:rPr>
            </w:pPr>
          </w:p>
        </w:tc>
      </w:tr>
    </w:tbl>
    <w:p w14:paraId="6540FBBA" w14:textId="77777777" w:rsidR="001A732D" w:rsidRDefault="001A732D" w:rsidP="001A732D">
      <w:pPr>
        <w:rPr>
          <w:rFonts w:ascii="Arial" w:hAnsi="Arial" w:cs="Arial"/>
          <w:sz w:val="22"/>
          <w:szCs w:val="22"/>
        </w:rPr>
      </w:pPr>
    </w:p>
    <w:p w14:paraId="0905EC02" w14:textId="77777777" w:rsidR="001A732D" w:rsidRPr="00501417" w:rsidRDefault="001A732D" w:rsidP="001A732D">
      <w:pPr>
        <w:jc w:val="both"/>
        <w:rPr>
          <w:rFonts w:ascii="Arial" w:hAnsi="Arial" w:cs="Arial"/>
          <w:bCs/>
          <w:sz w:val="14"/>
          <w:szCs w:val="14"/>
        </w:rPr>
      </w:pPr>
      <w:r w:rsidRPr="00501417">
        <w:rPr>
          <w:rFonts w:ascii="Arial" w:hAnsi="Arial" w:cs="Arial"/>
          <w:bCs/>
          <w:sz w:val="14"/>
          <w:szCs w:val="14"/>
        </w:rPr>
        <w:t>A.</w:t>
      </w:r>
      <w:r w:rsidRPr="00501417">
        <w:rPr>
          <w:rFonts w:ascii="Arial" w:hAnsi="Arial" w:cs="Arial"/>
          <w:bCs/>
          <w:sz w:val="14"/>
          <w:szCs w:val="14"/>
        </w:rPr>
        <w:tab/>
        <w:t xml:space="preserve">Name of the CTA:  </w:t>
      </w:r>
      <w:r w:rsidR="007D76E2" w:rsidRPr="00501417">
        <w:rPr>
          <w:rFonts w:ascii="Arial" w:hAnsi="Arial" w:cs="Arial"/>
          <w:bCs/>
          <w:sz w:val="14"/>
          <w:szCs w:val="14"/>
        </w:rPr>
        <w:t>Ryan DeGaris, CTA</w:t>
      </w:r>
    </w:p>
    <w:p w14:paraId="433BCF9C" w14:textId="77777777" w:rsidR="001A732D" w:rsidRPr="00501417" w:rsidRDefault="001A732D" w:rsidP="001A732D">
      <w:pPr>
        <w:jc w:val="both"/>
        <w:rPr>
          <w:rFonts w:ascii="Arial" w:hAnsi="Arial" w:cs="Arial"/>
          <w:bCs/>
          <w:sz w:val="14"/>
          <w:szCs w:val="14"/>
        </w:rPr>
      </w:pPr>
      <w:r w:rsidRPr="00501417">
        <w:rPr>
          <w:rFonts w:ascii="Arial" w:hAnsi="Arial" w:cs="Arial"/>
          <w:bCs/>
          <w:sz w:val="14"/>
          <w:szCs w:val="14"/>
        </w:rPr>
        <w:tab/>
      </w:r>
    </w:p>
    <w:p w14:paraId="68986711" w14:textId="77777777" w:rsidR="001A732D" w:rsidRPr="00501417" w:rsidRDefault="001A732D" w:rsidP="001A732D">
      <w:pPr>
        <w:jc w:val="both"/>
        <w:rPr>
          <w:rFonts w:ascii="Arial" w:hAnsi="Arial" w:cs="Arial"/>
          <w:bCs/>
          <w:color w:val="FF0000"/>
          <w:sz w:val="14"/>
          <w:szCs w:val="14"/>
        </w:rPr>
      </w:pPr>
      <w:r w:rsidRPr="00501417">
        <w:rPr>
          <w:rFonts w:ascii="Arial" w:hAnsi="Arial" w:cs="Arial"/>
          <w:bCs/>
          <w:sz w:val="14"/>
          <w:szCs w:val="14"/>
        </w:rPr>
        <w:t>B.</w:t>
      </w:r>
      <w:r w:rsidRPr="00501417">
        <w:rPr>
          <w:rFonts w:ascii="Arial" w:hAnsi="Arial" w:cs="Arial"/>
          <w:bCs/>
          <w:sz w:val="14"/>
          <w:szCs w:val="14"/>
        </w:rPr>
        <w:tab/>
        <w:t>Name of the Trading Program:  Cycle Twin (11)</w:t>
      </w:r>
    </w:p>
    <w:p w14:paraId="39B6D762" w14:textId="77777777" w:rsidR="001A732D" w:rsidRPr="00501417" w:rsidRDefault="001A732D" w:rsidP="001A732D">
      <w:pPr>
        <w:jc w:val="both"/>
        <w:rPr>
          <w:rFonts w:ascii="Arial" w:hAnsi="Arial" w:cs="Arial"/>
          <w:bCs/>
          <w:sz w:val="14"/>
          <w:szCs w:val="14"/>
        </w:rPr>
      </w:pPr>
      <w:r w:rsidRPr="00501417">
        <w:rPr>
          <w:rFonts w:ascii="Arial" w:hAnsi="Arial" w:cs="Arial"/>
          <w:bCs/>
          <w:sz w:val="14"/>
          <w:szCs w:val="14"/>
        </w:rPr>
        <w:tab/>
      </w:r>
    </w:p>
    <w:p w14:paraId="3671AD22" w14:textId="77777777" w:rsidR="001A732D" w:rsidRPr="00501417" w:rsidRDefault="001A732D" w:rsidP="001A732D">
      <w:pPr>
        <w:jc w:val="both"/>
        <w:rPr>
          <w:rFonts w:ascii="Arial" w:hAnsi="Arial" w:cs="Arial"/>
          <w:bCs/>
          <w:sz w:val="14"/>
          <w:szCs w:val="14"/>
        </w:rPr>
      </w:pPr>
      <w:r w:rsidRPr="00501417">
        <w:rPr>
          <w:rFonts w:ascii="Arial" w:hAnsi="Arial" w:cs="Arial"/>
          <w:bCs/>
          <w:sz w:val="14"/>
          <w:szCs w:val="14"/>
        </w:rPr>
        <w:t>C.</w:t>
      </w:r>
      <w:r w:rsidRPr="00501417">
        <w:rPr>
          <w:rFonts w:ascii="Arial" w:hAnsi="Arial" w:cs="Arial"/>
          <w:bCs/>
          <w:sz w:val="14"/>
          <w:szCs w:val="14"/>
        </w:rPr>
        <w:tab/>
        <w:t>CTA began trading client accounts:  September 1, 2009.</w:t>
      </w:r>
    </w:p>
    <w:p w14:paraId="420BC5B9" w14:textId="77777777" w:rsidR="001A732D" w:rsidRPr="00501417" w:rsidRDefault="001A732D" w:rsidP="001A732D">
      <w:pPr>
        <w:jc w:val="both"/>
        <w:rPr>
          <w:rFonts w:ascii="Arial" w:hAnsi="Arial" w:cs="Arial"/>
          <w:bCs/>
          <w:sz w:val="14"/>
          <w:szCs w:val="14"/>
        </w:rPr>
      </w:pPr>
      <w:r w:rsidRPr="00501417">
        <w:rPr>
          <w:rFonts w:ascii="Arial" w:hAnsi="Arial" w:cs="Arial"/>
          <w:bCs/>
          <w:sz w:val="14"/>
          <w:szCs w:val="14"/>
        </w:rPr>
        <w:tab/>
        <w:t>CTA began trading this Program:</w:t>
      </w:r>
      <w:r w:rsidR="00D51B94" w:rsidRPr="00501417">
        <w:rPr>
          <w:rFonts w:ascii="Arial" w:hAnsi="Arial" w:cs="Arial"/>
          <w:bCs/>
          <w:sz w:val="14"/>
          <w:szCs w:val="14"/>
        </w:rPr>
        <w:t xml:space="preserve"> October 21</w:t>
      </w:r>
      <w:r w:rsidR="00D51B94" w:rsidRPr="00501417">
        <w:rPr>
          <w:rFonts w:ascii="Arial" w:hAnsi="Arial" w:cs="Arial"/>
          <w:bCs/>
          <w:sz w:val="14"/>
          <w:szCs w:val="14"/>
          <w:vertAlign w:val="superscript"/>
        </w:rPr>
        <w:t>h</w:t>
      </w:r>
      <w:r w:rsidR="00D51B94" w:rsidRPr="00501417">
        <w:rPr>
          <w:rFonts w:ascii="Arial" w:hAnsi="Arial" w:cs="Arial"/>
          <w:bCs/>
          <w:sz w:val="14"/>
          <w:szCs w:val="14"/>
        </w:rPr>
        <w:t>, 2012</w:t>
      </w:r>
      <w:r w:rsidRPr="00501417">
        <w:rPr>
          <w:rFonts w:ascii="Arial" w:hAnsi="Arial" w:cs="Arial"/>
          <w:bCs/>
          <w:sz w:val="14"/>
          <w:szCs w:val="14"/>
        </w:rPr>
        <w:t>.</w:t>
      </w:r>
    </w:p>
    <w:p w14:paraId="58AD11EA" w14:textId="77777777" w:rsidR="001A732D" w:rsidRPr="00501417" w:rsidRDefault="001A732D" w:rsidP="001A732D">
      <w:pPr>
        <w:jc w:val="both"/>
        <w:rPr>
          <w:rFonts w:ascii="Arial" w:hAnsi="Arial" w:cs="Arial"/>
          <w:bCs/>
          <w:sz w:val="14"/>
          <w:szCs w:val="14"/>
        </w:rPr>
      </w:pPr>
    </w:p>
    <w:p w14:paraId="02951155" w14:textId="68E47013" w:rsidR="001A732D" w:rsidRPr="00501417" w:rsidRDefault="001A732D" w:rsidP="001A732D">
      <w:pPr>
        <w:tabs>
          <w:tab w:val="left" w:pos="720"/>
          <w:tab w:val="left" w:pos="1440"/>
          <w:tab w:val="left" w:pos="2160"/>
          <w:tab w:val="left" w:pos="2880"/>
          <w:tab w:val="left" w:pos="3600"/>
          <w:tab w:val="left" w:pos="4320"/>
          <w:tab w:val="left" w:pos="5040"/>
          <w:tab w:val="left" w:pos="5760"/>
          <w:tab w:val="right" w:pos="9360"/>
        </w:tabs>
        <w:jc w:val="both"/>
        <w:rPr>
          <w:rFonts w:ascii="Arial" w:hAnsi="Arial" w:cs="Arial"/>
          <w:bCs/>
          <w:sz w:val="14"/>
          <w:szCs w:val="14"/>
        </w:rPr>
      </w:pPr>
      <w:r w:rsidRPr="00501417">
        <w:rPr>
          <w:rFonts w:ascii="Arial" w:hAnsi="Arial" w:cs="Arial"/>
          <w:bCs/>
          <w:sz w:val="14"/>
          <w:szCs w:val="14"/>
        </w:rPr>
        <w:t>D.</w:t>
      </w:r>
      <w:r w:rsidRPr="00501417">
        <w:rPr>
          <w:rFonts w:ascii="Arial" w:hAnsi="Arial" w:cs="Arial"/>
          <w:bCs/>
          <w:sz w:val="14"/>
          <w:szCs w:val="14"/>
        </w:rPr>
        <w:tab/>
      </w:r>
      <w:r w:rsidR="003916BA" w:rsidRPr="00E26E04">
        <w:rPr>
          <w:rFonts w:ascii="Arial" w:hAnsi="Arial" w:cs="Arial"/>
          <w:bCs/>
          <w:sz w:val="14"/>
          <w:szCs w:val="14"/>
        </w:rPr>
        <w:t>Number</w:t>
      </w:r>
      <w:r w:rsidR="003916BA">
        <w:rPr>
          <w:rFonts w:ascii="Arial" w:hAnsi="Arial" w:cs="Arial"/>
          <w:bCs/>
          <w:sz w:val="14"/>
          <w:szCs w:val="14"/>
        </w:rPr>
        <w:t xml:space="preserve"> </w:t>
      </w:r>
      <w:r w:rsidR="003916BA" w:rsidRPr="00E26E04">
        <w:rPr>
          <w:rFonts w:ascii="Arial" w:hAnsi="Arial" w:cs="Arial"/>
          <w:bCs/>
          <w:sz w:val="14"/>
          <w:szCs w:val="14"/>
        </w:rPr>
        <w:t>of Accounts currently traded pursuant to program</w:t>
      </w:r>
      <w:r w:rsidRPr="00501417">
        <w:rPr>
          <w:rFonts w:ascii="Arial" w:hAnsi="Arial" w:cs="Arial"/>
          <w:bCs/>
          <w:sz w:val="14"/>
          <w:szCs w:val="14"/>
        </w:rPr>
        <w:t xml:space="preserve">:  </w:t>
      </w:r>
      <w:r w:rsidR="00AF025E">
        <w:rPr>
          <w:rFonts w:ascii="Arial" w:hAnsi="Arial" w:cs="Arial"/>
          <w:bCs/>
          <w:sz w:val="14"/>
          <w:szCs w:val="14"/>
        </w:rPr>
        <w:t>1</w:t>
      </w:r>
      <w:r w:rsidRPr="00501417">
        <w:rPr>
          <w:rFonts w:ascii="Arial" w:hAnsi="Arial" w:cs="Arial"/>
          <w:bCs/>
          <w:sz w:val="14"/>
          <w:szCs w:val="14"/>
        </w:rPr>
        <w:t>.</w:t>
      </w:r>
      <w:r w:rsidRPr="00501417">
        <w:rPr>
          <w:rFonts w:ascii="Arial" w:hAnsi="Arial" w:cs="Arial"/>
          <w:bCs/>
          <w:sz w:val="14"/>
          <w:szCs w:val="14"/>
        </w:rPr>
        <w:tab/>
      </w:r>
    </w:p>
    <w:p w14:paraId="2BC69CC2" w14:textId="77777777" w:rsidR="001A732D" w:rsidRPr="00501417" w:rsidRDefault="001A732D" w:rsidP="001A732D">
      <w:pPr>
        <w:jc w:val="both"/>
        <w:rPr>
          <w:rFonts w:ascii="Arial" w:hAnsi="Arial" w:cs="Arial"/>
          <w:bCs/>
          <w:sz w:val="14"/>
          <w:szCs w:val="14"/>
        </w:rPr>
      </w:pPr>
      <w:r w:rsidRPr="00501417">
        <w:rPr>
          <w:rFonts w:ascii="Arial" w:hAnsi="Arial" w:cs="Arial"/>
          <w:bCs/>
          <w:sz w:val="14"/>
          <w:szCs w:val="14"/>
        </w:rPr>
        <w:t xml:space="preserve"> </w:t>
      </w:r>
    </w:p>
    <w:p w14:paraId="7D787EC4" w14:textId="1EAC7D6B" w:rsidR="001A732D" w:rsidRPr="00501417" w:rsidRDefault="001A732D" w:rsidP="001A732D">
      <w:pPr>
        <w:jc w:val="both"/>
        <w:rPr>
          <w:rFonts w:ascii="Arial" w:hAnsi="Arial" w:cs="Arial"/>
          <w:sz w:val="14"/>
          <w:szCs w:val="14"/>
        </w:rPr>
      </w:pPr>
      <w:r w:rsidRPr="00501417">
        <w:rPr>
          <w:rFonts w:ascii="Arial" w:hAnsi="Arial" w:cs="Arial"/>
          <w:bCs/>
          <w:sz w:val="14"/>
          <w:szCs w:val="14"/>
        </w:rPr>
        <w:t>E.</w:t>
      </w:r>
      <w:r w:rsidRPr="00501417">
        <w:rPr>
          <w:rFonts w:ascii="Arial" w:hAnsi="Arial" w:cs="Arial"/>
          <w:bCs/>
          <w:sz w:val="14"/>
          <w:szCs w:val="14"/>
        </w:rPr>
        <w:tab/>
        <w:t xml:space="preserve">Amount of Nominal Assets Under Management in the </w:t>
      </w:r>
      <w:r w:rsidR="000C065A" w:rsidRPr="00501417">
        <w:rPr>
          <w:rFonts w:ascii="Arial" w:hAnsi="Arial" w:cs="Arial"/>
          <w:bCs/>
          <w:sz w:val="14"/>
          <w:szCs w:val="14"/>
        </w:rPr>
        <w:t xml:space="preserve">offered trading program:  </w:t>
      </w:r>
      <w:r w:rsidR="0054680A" w:rsidRPr="00501417">
        <w:rPr>
          <w:rFonts w:ascii="Arial" w:hAnsi="Arial" w:cs="Arial"/>
          <w:bCs/>
          <w:sz w:val="14"/>
          <w:szCs w:val="14"/>
        </w:rPr>
        <w:t>$</w:t>
      </w:r>
      <w:r w:rsidR="00AF025E">
        <w:rPr>
          <w:rFonts w:ascii="Arial" w:hAnsi="Arial" w:cs="Arial"/>
          <w:bCs/>
          <w:sz w:val="14"/>
          <w:szCs w:val="14"/>
        </w:rPr>
        <w:t>164,855</w:t>
      </w:r>
      <w:r w:rsidRPr="00501417">
        <w:rPr>
          <w:rFonts w:ascii="Arial" w:hAnsi="Arial" w:cs="Arial"/>
          <w:bCs/>
          <w:sz w:val="14"/>
          <w:szCs w:val="14"/>
        </w:rPr>
        <w:t>.</w:t>
      </w:r>
    </w:p>
    <w:p w14:paraId="12A41034" w14:textId="6BC19B21" w:rsidR="001A732D" w:rsidRPr="00501417" w:rsidRDefault="001A732D" w:rsidP="001A732D">
      <w:pPr>
        <w:jc w:val="both"/>
        <w:rPr>
          <w:rFonts w:ascii="Arial" w:hAnsi="Arial" w:cs="Arial"/>
          <w:bCs/>
          <w:sz w:val="14"/>
          <w:szCs w:val="14"/>
        </w:rPr>
      </w:pPr>
      <w:r w:rsidRPr="00501417">
        <w:rPr>
          <w:rFonts w:ascii="Arial" w:hAnsi="Arial" w:cs="Arial"/>
          <w:bCs/>
          <w:sz w:val="14"/>
          <w:szCs w:val="14"/>
        </w:rPr>
        <w:t xml:space="preserve">            </w:t>
      </w:r>
      <w:r w:rsidR="000C0381">
        <w:rPr>
          <w:rFonts w:ascii="Arial" w:hAnsi="Arial" w:cs="Arial"/>
          <w:bCs/>
          <w:sz w:val="14"/>
          <w:szCs w:val="14"/>
        </w:rPr>
        <w:tab/>
      </w:r>
      <w:r w:rsidRPr="00501417">
        <w:rPr>
          <w:rFonts w:ascii="Arial" w:hAnsi="Arial" w:cs="Arial"/>
          <w:bCs/>
          <w:sz w:val="14"/>
          <w:szCs w:val="14"/>
        </w:rPr>
        <w:t xml:space="preserve">Total Amount of Nominal Assets Under Management in all trading programs:  </w:t>
      </w:r>
      <w:r w:rsidR="009D38A5" w:rsidRPr="00501417">
        <w:rPr>
          <w:rFonts w:ascii="Arial" w:hAnsi="Arial" w:cs="Arial"/>
          <w:bCs/>
          <w:sz w:val="14"/>
          <w:szCs w:val="14"/>
        </w:rPr>
        <w:t>$</w:t>
      </w:r>
      <w:r w:rsidR="00AF025E">
        <w:rPr>
          <w:rFonts w:ascii="Arial" w:hAnsi="Arial" w:cs="Arial"/>
          <w:bCs/>
          <w:sz w:val="14"/>
          <w:szCs w:val="14"/>
        </w:rPr>
        <w:t>341,212</w:t>
      </w:r>
    </w:p>
    <w:p w14:paraId="3B0E5D0E" w14:textId="77777777" w:rsidR="001A732D" w:rsidRPr="00501417" w:rsidRDefault="001A732D" w:rsidP="001A732D">
      <w:pPr>
        <w:jc w:val="both"/>
        <w:rPr>
          <w:rFonts w:ascii="Arial" w:hAnsi="Arial" w:cs="Arial"/>
          <w:bCs/>
          <w:sz w:val="14"/>
          <w:szCs w:val="14"/>
        </w:rPr>
      </w:pPr>
      <w:r w:rsidRPr="00501417">
        <w:rPr>
          <w:rFonts w:ascii="Arial" w:hAnsi="Arial" w:cs="Arial"/>
          <w:bCs/>
          <w:sz w:val="14"/>
          <w:szCs w:val="14"/>
        </w:rPr>
        <w:t xml:space="preserve">                             </w:t>
      </w:r>
    </w:p>
    <w:p w14:paraId="3114A479" w14:textId="283F90D7" w:rsidR="001A732D" w:rsidRPr="00501417" w:rsidRDefault="001A732D" w:rsidP="001A732D">
      <w:pPr>
        <w:jc w:val="both"/>
        <w:rPr>
          <w:rFonts w:ascii="Arial" w:hAnsi="Arial" w:cs="Arial"/>
          <w:bCs/>
          <w:sz w:val="14"/>
          <w:szCs w:val="14"/>
        </w:rPr>
      </w:pPr>
      <w:r w:rsidRPr="00501417">
        <w:rPr>
          <w:rFonts w:ascii="Arial" w:hAnsi="Arial" w:cs="Arial"/>
          <w:bCs/>
          <w:sz w:val="14"/>
          <w:szCs w:val="14"/>
        </w:rPr>
        <w:t>F.</w:t>
      </w:r>
      <w:r w:rsidRPr="00501417">
        <w:rPr>
          <w:rFonts w:ascii="Arial" w:hAnsi="Arial" w:cs="Arial"/>
          <w:bCs/>
          <w:sz w:val="14"/>
          <w:szCs w:val="14"/>
        </w:rPr>
        <w:tab/>
        <w:t xml:space="preserve">Largest Monthly Drawdown:  </w:t>
      </w:r>
      <w:r w:rsidR="00D55135">
        <w:rPr>
          <w:rFonts w:ascii="Arial" w:hAnsi="Arial" w:cs="Arial"/>
          <w:bCs/>
          <w:sz w:val="14"/>
          <w:szCs w:val="14"/>
        </w:rPr>
        <w:t>-</w:t>
      </w:r>
      <w:ins w:id="21" w:author="Ryan DeGaris" w:date="2024-05-10T13:45:00Z" w16du:dateUtc="2024-05-10T20:45:00Z">
        <w:r w:rsidR="0032204B">
          <w:rPr>
            <w:rFonts w:ascii="Arial" w:hAnsi="Arial" w:cs="Arial"/>
            <w:bCs/>
            <w:sz w:val="14"/>
            <w:szCs w:val="14"/>
          </w:rPr>
          <w:t>32.11</w:t>
        </w:r>
      </w:ins>
      <w:del w:id="22" w:author="Ryan DeGaris" w:date="2024-05-10T13:45:00Z" w16du:dateUtc="2024-05-10T20:45:00Z">
        <w:r w:rsidR="00D55135" w:rsidDel="0032204B">
          <w:rPr>
            <w:rFonts w:ascii="Arial" w:hAnsi="Arial" w:cs="Arial"/>
            <w:bCs/>
            <w:sz w:val="14"/>
            <w:szCs w:val="14"/>
          </w:rPr>
          <w:delText>12.44</w:delText>
        </w:r>
      </w:del>
      <w:r w:rsidR="00D55135">
        <w:rPr>
          <w:rFonts w:ascii="Arial" w:hAnsi="Arial" w:cs="Arial"/>
          <w:bCs/>
          <w:sz w:val="14"/>
          <w:szCs w:val="14"/>
        </w:rPr>
        <w:t xml:space="preserve">% on </w:t>
      </w:r>
      <w:del w:id="23" w:author="Ryan DeGaris" w:date="2024-05-10T13:45:00Z" w16du:dateUtc="2024-05-10T20:45:00Z">
        <w:r w:rsidR="00D55135" w:rsidDel="0032204B">
          <w:rPr>
            <w:rFonts w:ascii="Arial" w:hAnsi="Arial" w:cs="Arial"/>
            <w:bCs/>
            <w:sz w:val="14"/>
            <w:szCs w:val="14"/>
          </w:rPr>
          <w:delText>12</w:delText>
        </w:r>
      </w:del>
      <w:ins w:id="24" w:author="Ryan DeGaris" w:date="2024-05-10T13:45:00Z" w16du:dateUtc="2024-05-10T20:45:00Z">
        <w:r w:rsidR="0032204B">
          <w:rPr>
            <w:rFonts w:ascii="Arial" w:hAnsi="Arial" w:cs="Arial"/>
            <w:bCs/>
            <w:sz w:val="14"/>
            <w:szCs w:val="14"/>
          </w:rPr>
          <w:t>10</w:t>
        </w:r>
      </w:ins>
      <w:r w:rsidR="00D55135">
        <w:rPr>
          <w:rFonts w:ascii="Arial" w:hAnsi="Arial" w:cs="Arial"/>
          <w:bCs/>
          <w:sz w:val="14"/>
          <w:szCs w:val="14"/>
        </w:rPr>
        <w:t>/20</w:t>
      </w:r>
      <w:del w:id="25" w:author="Ryan DeGaris" w:date="2024-05-10T13:45:00Z" w16du:dateUtc="2024-05-10T20:45:00Z">
        <w:r w:rsidR="00D55135" w:rsidDel="0032204B">
          <w:rPr>
            <w:rFonts w:ascii="Arial" w:hAnsi="Arial" w:cs="Arial"/>
            <w:bCs/>
            <w:sz w:val="14"/>
            <w:szCs w:val="14"/>
          </w:rPr>
          <w:delText>17</w:delText>
        </w:r>
      </w:del>
      <w:ins w:id="26" w:author="Ryan DeGaris" w:date="2024-05-10T13:45:00Z" w16du:dateUtc="2024-05-10T20:45:00Z">
        <w:r w:rsidR="0032204B">
          <w:rPr>
            <w:rFonts w:ascii="Arial" w:hAnsi="Arial" w:cs="Arial"/>
            <w:bCs/>
            <w:sz w:val="14"/>
            <w:szCs w:val="14"/>
          </w:rPr>
          <w:t>22</w:t>
        </w:r>
      </w:ins>
    </w:p>
    <w:p w14:paraId="7FF68D3F" w14:textId="77777777" w:rsidR="001A732D" w:rsidRPr="00501417" w:rsidRDefault="001A732D" w:rsidP="001A732D">
      <w:pPr>
        <w:jc w:val="both"/>
        <w:rPr>
          <w:rFonts w:ascii="Arial" w:hAnsi="Arial" w:cs="Arial"/>
          <w:bCs/>
          <w:sz w:val="14"/>
          <w:szCs w:val="14"/>
        </w:rPr>
      </w:pPr>
      <w:r w:rsidRPr="00501417">
        <w:rPr>
          <w:rFonts w:ascii="Arial" w:hAnsi="Arial" w:cs="Arial"/>
          <w:bCs/>
          <w:sz w:val="14"/>
          <w:szCs w:val="14"/>
        </w:rPr>
        <w:tab/>
        <w:t xml:space="preserve">Note:  Drawdown means losses experienced by the trading program over a period of time. </w:t>
      </w:r>
    </w:p>
    <w:p w14:paraId="30959B2E" w14:textId="77777777" w:rsidR="001A732D" w:rsidRPr="00501417" w:rsidRDefault="001A732D" w:rsidP="001A732D">
      <w:pPr>
        <w:jc w:val="both"/>
        <w:rPr>
          <w:rFonts w:ascii="Arial" w:hAnsi="Arial" w:cs="Arial"/>
          <w:bCs/>
          <w:sz w:val="14"/>
          <w:szCs w:val="14"/>
        </w:rPr>
      </w:pPr>
    </w:p>
    <w:p w14:paraId="766EFFC3" w14:textId="33281990" w:rsidR="001A732D" w:rsidRPr="00501417" w:rsidRDefault="001A732D" w:rsidP="001A732D">
      <w:pPr>
        <w:jc w:val="both"/>
        <w:rPr>
          <w:rFonts w:ascii="Arial" w:hAnsi="Arial" w:cs="Arial"/>
          <w:bCs/>
          <w:sz w:val="14"/>
          <w:szCs w:val="14"/>
        </w:rPr>
      </w:pPr>
      <w:r w:rsidRPr="00501417">
        <w:rPr>
          <w:rFonts w:ascii="Arial" w:hAnsi="Arial" w:cs="Arial"/>
          <w:bCs/>
          <w:sz w:val="14"/>
          <w:szCs w:val="14"/>
        </w:rPr>
        <w:t>G.</w:t>
      </w:r>
      <w:r w:rsidRPr="00501417">
        <w:rPr>
          <w:rFonts w:ascii="Arial" w:hAnsi="Arial" w:cs="Arial"/>
          <w:bCs/>
          <w:sz w:val="14"/>
          <w:szCs w:val="14"/>
        </w:rPr>
        <w:tab/>
        <w:t>Wor</w:t>
      </w:r>
      <w:r w:rsidR="00A51C8D" w:rsidRPr="00501417">
        <w:rPr>
          <w:rFonts w:ascii="Arial" w:hAnsi="Arial" w:cs="Arial"/>
          <w:bCs/>
          <w:sz w:val="14"/>
          <w:szCs w:val="14"/>
        </w:rPr>
        <w:t xml:space="preserve">st Peak-to-Valley Drawdown: </w:t>
      </w:r>
      <w:r w:rsidR="00C60B91" w:rsidRPr="00C60B91">
        <w:rPr>
          <w:rFonts w:ascii="Arial" w:hAnsi="Arial" w:cs="Arial"/>
          <w:bCs/>
          <w:sz w:val="14"/>
          <w:szCs w:val="14"/>
        </w:rPr>
        <w:t>-</w:t>
      </w:r>
      <w:r w:rsidR="009E1B63">
        <w:rPr>
          <w:rFonts w:ascii="Arial" w:hAnsi="Arial" w:cs="Arial"/>
          <w:bCs/>
          <w:sz w:val="14"/>
          <w:szCs w:val="14"/>
        </w:rPr>
        <w:t>97.47</w:t>
      </w:r>
      <w:r w:rsidR="00C60B91" w:rsidRPr="00C60B91">
        <w:rPr>
          <w:rFonts w:ascii="Arial" w:hAnsi="Arial" w:cs="Arial"/>
          <w:bCs/>
          <w:sz w:val="14"/>
          <w:szCs w:val="14"/>
        </w:rPr>
        <w:t>%</w:t>
      </w:r>
      <w:r w:rsidR="00C60B91">
        <w:rPr>
          <w:rFonts w:ascii="Arial" w:hAnsi="Arial" w:cs="Arial"/>
          <w:bCs/>
          <w:sz w:val="14"/>
          <w:szCs w:val="14"/>
        </w:rPr>
        <w:t xml:space="preserve"> </w:t>
      </w:r>
      <w:r w:rsidR="00C60B91" w:rsidRPr="00C60B91">
        <w:rPr>
          <w:rFonts w:ascii="Arial" w:hAnsi="Arial" w:cs="Arial"/>
          <w:bCs/>
          <w:sz w:val="14"/>
          <w:szCs w:val="14"/>
        </w:rPr>
        <w:t>from </w:t>
      </w:r>
      <w:r w:rsidR="009E1B63" w:rsidRPr="009E1B63">
        <w:rPr>
          <w:rFonts w:ascii="Arial" w:hAnsi="Arial" w:cs="Arial"/>
          <w:bCs/>
          <w:sz w:val="14"/>
          <w:szCs w:val="14"/>
        </w:rPr>
        <w:t xml:space="preserve"> </w:t>
      </w:r>
      <w:r w:rsidR="009E1B63">
        <w:rPr>
          <w:rFonts w:ascii="Arial" w:hAnsi="Arial" w:cs="Arial"/>
          <w:bCs/>
          <w:sz w:val="14"/>
          <w:szCs w:val="14"/>
        </w:rPr>
        <w:t>July 201</w:t>
      </w:r>
      <w:ins w:id="27" w:author="Ryan DeGaris" w:date="2024-05-10T13:44:00Z" w16du:dateUtc="2024-05-10T20:44:00Z">
        <w:r w:rsidR="00D300D7">
          <w:rPr>
            <w:rFonts w:ascii="Arial" w:hAnsi="Arial" w:cs="Arial"/>
            <w:bCs/>
            <w:sz w:val="14"/>
            <w:szCs w:val="14"/>
          </w:rPr>
          <w:t>9</w:t>
        </w:r>
      </w:ins>
      <w:del w:id="28" w:author="Ryan DeGaris" w:date="2024-05-10T13:44:00Z" w16du:dateUtc="2024-05-10T20:44:00Z">
        <w:r w:rsidR="009E1B63" w:rsidDel="00D300D7">
          <w:rPr>
            <w:rFonts w:ascii="Arial" w:hAnsi="Arial" w:cs="Arial"/>
            <w:bCs/>
            <w:sz w:val="14"/>
            <w:szCs w:val="14"/>
          </w:rPr>
          <w:delText>6</w:delText>
        </w:r>
      </w:del>
      <w:r w:rsidR="009E1B63">
        <w:rPr>
          <w:rFonts w:ascii="Arial" w:hAnsi="Arial" w:cs="Arial"/>
          <w:bCs/>
          <w:sz w:val="14"/>
          <w:szCs w:val="14"/>
        </w:rPr>
        <w:t xml:space="preserve"> </w:t>
      </w:r>
      <w:r w:rsidR="008860C0">
        <w:rPr>
          <w:rFonts w:ascii="Arial" w:hAnsi="Arial" w:cs="Arial"/>
          <w:bCs/>
          <w:sz w:val="14"/>
          <w:szCs w:val="14"/>
        </w:rPr>
        <w:t xml:space="preserve"> to present </w:t>
      </w:r>
    </w:p>
    <w:p w14:paraId="1B56C3B1" w14:textId="77777777" w:rsidR="001A732D" w:rsidRPr="00501417" w:rsidRDefault="001A732D" w:rsidP="001A732D">
      <w:pPr>
        <w:ind w:left="720"/>
        <w:jc w:val="both"/>
        <w:rPr>
          <w:rFonts w:ascii="Arial" w:hAnsi="Arial" w:cs="Arial"/>
          <w:bCs/>
          <w:sz w:val="14"/>
          <w:szCs w:val="14"/>
        </w:rPr>
      </w:pPr>
      <w:r w:rsidRPr="00501417">
        <w:rPr>
          <w:rFonts w:ascii="Arial" w:hAnsi="Arial" w:cs="Arial"/>
          <w:bCs/>
          <w:sz w:val="14"/>
          <w:szCs w:val="14"/>
        </w:rPr>
        <w:t>Note:  Peak-to-valley drawdown means the greatest cumulative percentage decline in month-end Net Asset Value (“NAV”) due to losses sustained by a trading program during any period in which the initial month-end NAV is not equaled or exceeded by a subsequent month-end NAV.</w:t>
      </w:r>
    </w:p>
    <w:p w14:paraId="6A9E2DD9" w14:textId="77777777" w:rsidR="001A732D" w:rsidRPr="00501417" w:rsidRDefault="001A732D" w:rsidP="001A732D">
      <w:pPr>
        <w:jc w:val="both"/>
        <w:rPr>
          <w:rFonts w:ascii="Arial" w:hAnsi="Arial" w:cs="Arial"/>
          <w:bCs/>
          <w:sz w:val="14"/>
          <w:szCs w:val="14"/>
        </w:rPr>
      </w:pPr>
    </w:p>
    <w:p w14:paraId="5151C1C9" w14:textId="77777777" w:rsidR="001A732D" w:rsidRPr="00501417" w:rsidRDefault="001A732D" w:rsidP="001A732D">
      <w:pPr>
        <w:jc w:val="both"/>
        <w:rPr>
          <w:rFonts w:ascii="Arial" w:hAnsi="Arial" w:cs="Arial"/>
          <w:bCs/>
          <w:sz w:val="14"/>
          <w:szCs w:val="14"/>
        </w:rPr>
      </w:pPr>
      <w:r w:rsidRPr="00501417">
        <w:rPr>
          <w:rFonts w:ascii="Arial" w:hAnsi="Arial" w:cs="Arial"/>
          <w:bCs/>
          <w:sz w:val="14"/>
          <w:szCs w:val="14"/>
        </w:rPr>
        <w:t>H.</w:t>
      </w:r>
      <w:r w:rsidRPr="00501417">
        <w:rPr>
          <w:rFonts w:ascii="Arial" w:hAnsi="Arial" w:cs="Arial"/>
          <w:bCs/>
          <w:sz w:val="14"/>
          <w:szCs w:val="14"/>
        </w:rPr>
        <w:tab/>
        <w:t>Number of accounts traded pursuant to the offered trading program that were closed with</w:t>
      </w:r>
    </w:p>
    <w:p w14:paraId="488421B2" w14:textId="1F83A8B2" w:rsidR="001A732D" w:rsidRPr="00501417" w:rsidRDefault="00576F0E" w:rsidP="001A732D">
      <w:pPr>
        <w:ind w:left="720"/>
        <w:jc w:val="both"/>
        <w:rPr>
          <w:rFonts w:ascii="Arial" w:hAnsi="Arial" w:cs="Arial"/>
          <w:bCs/>
          <w:sz w:val="14"/>
          <w:szCs w:val="14"/>
        </w:rPr>
      </w:pPr>
      <w:r w:rsidRPr="00501417">
        <w:rPr>
          <w:rFonts w:ascii="Arial" w:hAnsi="Arial" w:cs="Arial"/>
          <w:bCs/>
          <w:sz w:val="14"/>
          <w:szCs w:val="14"/>
        </w:rPr>
        <w:t xml:space="preserve">Positive net performance:  </w:t>
      </w:r>
      <w:r w:rsidR="008030EF">
        <w:rPr>
          <w:rFonts w:ascii="Arial" w:hAnsi="Arial" w:cs="Arial"/>
          <w:bCs/>
          <w:sz w:val="14"/>
          <w:szCs w:val="14"/>
        </w:rPr>
        <w:t>3</w:t>
      </w:r>
    </w:p>
    <w:p w14:paraId="100D962A" w14:textId="77777777" w:rsidR="00FE6F1E" w:rsidRPr="00501417" w:rsidRDefault="00FE6F1E" w:rsidP="001A732D">
      <w:pPr>
        <w:ind w:left="720"/>
        <w:jc w:val="both"/>
        <w:rPr>
          <w:rFonts w:ascii="Arial" w:hAnsi="Arial" w:cs="Arial"/>
          <w:bCs/>
          <w:sz w:val="14"/>
          <w:szCs w:val="14"/>
        </w:rPr>
      </w:pPr>
    </w:p>
    <w:p w14:paraId="74467D55" w14:textId="2EDC1308" w:rsidR="00FE6F1E" w:rsidRPr="00501417" w:rsidRDefault="00FE6F1E" w:rsidP="0067442B">
      <w:pPr>
        <w:jc w:val="both"/>
        <w:rPr>
          <w:rFonts w:ascii="Arial" w:hAnsi="Arial" w:cs="Arial"/>
          <w:bCs/>
          <w:sz w:val="14"/>
          <w:szCs w:val="14"/>
        </w:rPr>
      </w:pPr>
      <w:r w:rsidRPr="00501417">
        <w:rPr>
          <w:rFonts w:ascii="Arial" w:hAnsi="Arial" w:cs="Arial"/>
          <w:bCs/>
          <w:sz w:val="14"/>
          <w:szCs w:val="14"/>
        </w:rPr>
        <w:t>I.</w:t>
      </w:r>
      <w:r w:rsidRPr="00501417">
        <w:rPr>
          <w:rFonts w:ascii="Arial" w:hAnsi="Arial" w:cs="Arial"/>
          <w:bCs/>
          <w:sz w:val="14"/>
          <w:szCs w:val="14"/>
        </w:rPr>
        <w:tab/>
        <w:t xml:space="preserve">Range of returns for positive accounts </w:t>
      </w:r>
      <w:r w:rsidR="00AD17BF" w:rsidRPr="00501417">
        <w:rPr>
          <w:rFonts w:ascii="Arial" w:hAnsi="Arial" w:cs="Arial"/>
          <w:bCs/>
          <w:sz w:val="14"/>
          <w:szCs w:val="14"/>
        </w:rPr>
        <w:t>“opened” and “</w:t>
      </w:r>
      <w:r w:rsidRPr="00501417">
        <w:rPr>
          <w:rFonts w:ascii="Arial" w:hAnsi="Arial" w:cs="Arial"/>
          <w:bCs/>
          <w:sz w:val="14"/>
          <w:szCs w:val="14"/>
        </w:rPr>
        <w:t>closed</w:t>
      </w:r>
      <w:r w:rsidR="00AD17BF" w:rsidRPr="00501417">
        <w:rPr>
          <w:rFonts w:ascii="Arial" w:hAnsi="Arial" w:cs="Arial"/>
          <w:bCs/>
          <w:sz w:val="14"/>
          <w:szCs w:val="14"/>
        </w:rPr>
        <w:t>”</w:t>
      </w:r>
      <w:r w:rsidRPr="00501417">
        <w:rPr>
          <w:rFonts w:ascii="Arial" w:hAnsi="Arial" w:cs="Arial"/>
          <w:bCs/>
          <w:sz w:val="14"/>
          <w:szCs w:val="14"/>
        </w:rPr>
        <w:t>: (3.23%</w:t>
      </w:r>
      <w:r w:rsidR="006958B6">
        <w:rPr>
          <w:rFonts w:ascii="Arial" w:hAnsi="Arial" w:cs="Arial"/>
          <w:bCs/>
          <w:sz w:val="14"/>
          <w:szCs w:val="14"/>
        </w:rPr>
        <w:t xml:space="preserve"> to 10.54%</w:t>
      </w:r>
      <w:r w:rsidRPr="00501417">
        <w:rPr>
          <w:rFonts w:ascii="Arial" w:hAnsi="Arial" w:cs="Arial"/>
          <w:bCs/>
          <w:sz w:val="14"/>
          <w:szCs w:val="14"/>
        </w:rPr>
        <w:t>)</w:t>
      </w:r>
    </w:p>
    <w:p w14:paraId="4F4308EF" w14:textId="77777777" w:rsidR="00FE6F1E" w:rsidRPr="00501417" w:rsidRDefault="00FE6F1E" w:rsidP="001A732D">
      <w:pPr>
        <w:ind w:left="720"/>
        <w:jc w:val="both"/>
        <w:rPr>
          <w:rFonts w:ascii="Arial" w:hAnsi="Arial" w:cs="Arial"/>
          <w:bCs/>
          <w:sz w:val="14"/>
          <w:szCs w:val="14"/>
        </w:rPr>
      </w:pPr>
    </w:p>
    <w:p w14:paraId="59BA97C2" w14:textId="77777777" w:rsidR="001A732D" w:rsidRPr="00501417" w:rsidRDefault="001A732D" w:rsidP="001A732D">
      <w:pPr>
        <w:jc w:val="both"/>
        <w:rPr>
          <w:rFonts w:ascii="Arial" w:hAnsi="Arial" w:cs="Arial"/>
          <w:bCs/>
          <w:sz w:val="14"/>
          <w:szCs w:val="14"/>
        </w:rPr>
      </w:pPr>
    </w:p>
    <w:p w14:paraId="665CCCA2" w14:textId="77777777" w:rsidR="001A732D" w:rsidRPr="00501417" w:rsidRDefault="00FE6F1E" w:rsidP="001A732D">
      <w:pPr>
        <w:jc w:val="both"/>
        <w:rPr>
          <w:rFonts w:ascii="Arial" w:hAnsi="Arial" w:cs="Arial"/>
          <w:bCs/>
          <w:sz w:val="14"/>
          <w:szCs w:val="14"/>
        </w:rPr>
      </w:pPr>
      <w:r w:rsidRPr="00501417">
        <w:rPr>
          <w:rFonts w:ascii="Arial" w:hAnsi="Arial" w:cs="Arial"/>
          <w:bCs/>
          <w:sz w:val="14"/>
          <w:szCs w:val="14"/>
        </w:rPr>
        <w:t>J</w:t>
      </w:r>
      <w:r w:rsidR="001A732D" w:rsidRPr="00501417">
        <w:rPr>
          <w:rFonts w:ascii="Arial" w:hAnsi="Arial" w:cs="Arial"/>
          <w:bCs/>
          <w:sz w:val="14"/>
          <w:szCs w:val="14"/>
        </w:rPr>
        <w:t>.</w:t>
      </w:r>
      <w:r w:rsidR="001A732D" w:rsidRPr="00501417">
        <w:rPr>
          <w:rFonts w:ascii="Arial" w:hAnsi="Arial" w:cs="Arial"/>
          <w:bCs/>
          <w:sz w:val="14"/>
          <w:szCs w:val="14"/>
        </w:rPr>
        <w:tab/>
        <w:t>Number of accounts traded pursuant to the offered trading program that were closed with</w:t>
      </w:r>
    </w:p>
    <w:p w14:paraId="112356EB" w14:textId="77777777" w:rsidR="001A732D" w:rsidRPr="00501417" w:rsidRDefault="0026267C" w:rsidP="001A732D">
      <w:pPr>
        <w:ind w:left="720"/>
        <w:jc w:val="both"/>
        <w:rPr>
          <w:rFonts w:ascii="Arial" w:hAnsi="Arial" w:cs="Arial"/>
          <w:bCs/>
          <w:sz w:val="14"/>
          <w:szCs w:val="14"/>
        </w:rPr>
      </w:pPr>
      <w:r w:rsidRPr="00501417">
        <w:rPr>
          <w:rFonts w:ascii="Arial" w:hAnsi="Arial" w:cs="Arial"/>
          <w:bCs/>
          <w:sz w:val="14"/>
          <w:szCs w:val="14"/>
        </w:rPr>
        <w:t>Negative net performance:  16</w:t>
      </w:r>
    </w:p>
    <w:p w14:paraId="13CA36B6" w14:textId="77777777" w:rsidR="00FE6F1E" w:rsidRPr="00501417" w:rsidRDefault="00FE6F1E" w:rsidP="001A732D">
      <w:pPr>
        <w:ind w:left="720"/>
        <w:jc w:val="both"/>
        <w:rPr>
          <w:rFonts w:ascii="Arial" w:hAnsi="Arial" w:cs="Arial"/>
          <w:bCs/>
          <w:sz w:val="14"/>
          <w:szCs w:val="14"/>
        </w:rPr>
      </w:pPr>
    </w:p>
    <w:p w14:paraId="4FA1A694" w14:textId="77777777" w:rsidR="00FE6F1E" w:rsidRPr="00501417" w:rsidRDefault="00FE6F1E" w:rsidP="00FE6F1E">
      <w:pPr>
        <w:jc w:val="both"/>
        <w:rPr>
          <w:rFonts w:ascii="Arial" w:hAnsi="Arial" w:cs="Arial"/>
          <w:bCs/>
          <w:sz w:val="14"/>
          <w:szCs w:val="14"/>
        </w:rPr>
      </w:pPr>
      <w:r w:rsidRPr="00501417">
        <w:rPr>
          <w:rFonts w:ascii="Arial" w:hAnsi="Arial" w:cs="Arial"/>
          <w:bCs/>
          <w:sz w:val="14"/>
          <w:szCs w:val="14"/>
        </w:rPr>
        <w:t>K.</w:t>
      </w:r>
      <w:r w:rsidRPr="00501417">
        <w:rPr>
          <w:rFonts w:ascii="Arial" w:hAnsi="Arial" w:cs="Arial"/>
          <w:bCs/>
          <w:sz w:val="14"/>
          <w:szCs w:val="14"/>
        </w:rPr>
        <w:tab/>
        <w:t xml:space="preserve">Range of returns for </w:t>
      </w:r>
      <w:r w:rsidR="00AD17BF" w:rsidRPr="00501417">
        <w:rPr>
          <w:rFonts w:ascii="Arial" w:hAnsi="Arial" w:cs="Arial"/>
          <w:bCs/>
          <w:sz w:val="14"/>
          <w:szCs w:val="14"/>
        </w:rPr>
        <w:t>negative</w:t>
      </w:r>
      <w:r w:rsidRPr="00501417">
        <w:rPr>
          <w:rFonts w:ascii="Arial" w:hAnsi="Arial" w:cs="Arial"/>
          <w:bCs/>
          <w:sz w:val="14"/>
          <w:szCs w:val="14"/>
        </w:rPr>
        <w:t xml:space="preserve"> accounts </w:t>
      </w:r>
      <w:r w:rsidR="00AD17BF" w:rsidRPr="00501417">
        <w:rPr>
          <w:rFonts w:ascii="Arial" w:hAnsi="Arial" w:cs="Arial"/>
          <w:bCs/>
          <w:sz w:val="14"/>
          <w:szCs w:val="14"/>
        </w:rPr>
        <w:t>“opened” and “closed”</w:t>
      </w:r>
      <w:r w:rsidRPr="00501417">
        <w:rPr>
          <w:rFonts w:ascii="Arial" w:hAnsi="Arial" w:cs="Arial"/>
          <w:bCs/>
          <w:sz w:val="14"/>
          <w:szCs w:val="14"/>
        </w:rPr>
        <w:t>: (</w:t>
      </w:r>
      <w:r w:rsidR="006A47B1" w:rsidRPr="00501417">
        <w:rPr>
          <w:rFonts w:ascii="Arial" w:hAnsi="Arial" w:cs="Arial"/>
          <w:bCs/>
          <w:sz w:val="14"/>
          <w:szCs w:val="14"/>
        </w:rPr>
        <w:t>-5.23% to</w:t>
      </w:r>
      <w:r w:rsidRPr="00501417">
        <w:rPr>
          <w:rFonts w:ascii="Arial" w:hAnsi="Arial" w:cs="Arial"/>
          <w:bCs/>
          <w:sz w:val="14"/>
          <w:szCs w:val="14"/>
        </w:rPr>
        <w:t xml:space="preserve"> </w:t>
      </w:r>
      <w:r w:rsidR="006A47B1" w:rsidRPr="00501417">
        <w:rPr>
          <w:rFonts w:ascii="Arial" w:hAnsi="Arial" w:cs="Arial"/>
          <w:bCs/>
          <w:sz w:val="14"/>
          <w:szCs w:val="14"/>
        </w:rPr>
        <w:t>-</w:t>
      </w:r>
      <w:r w:rsidRPr="00501417">
        <w:rPr>
          <w:rFonts w:ascii="Arial" w:hAnsi="Arial" w:cs="Arial"/>
          <w:bCs/>
          <w:sz w:val="14"/>
          <w:szCs w:val="14"/>
        </w:rPr>
        <w:t>52.44%)</w:t>
      </w:r>
    </w:p>
    <w:p w14:paraId="07805A07" w14:textId="77777777" w:rsidR="00FE6F1E" w:rsidRPr="00501417" w:rsidRDefault="00FE6F1E" w:rsidP="001A732D">
      <w:pPr>
        <w:ind w:left="720"/>
        <w:jc w:val="both"/>
        <w:rPr>
          <w:rFonts w:ascii="Arial" w:hAnsi="Arial" w:cs="Arial"/>
          <w:bCs/>
          <w:sz w:val="14"/>
          <w:szCs w:val="14"/>
        </w:rPr>
      </w:pPr>
    </w:p>
    <w:p w14:paraId="620A8559" w14:textId="77777777" w:rsidR="001A732D" w:rsidRPr="00501417" w:rsidRDefault="001A732D" w:rsidP="001A732D">
      <w:pPr>
        <w:ind w:left="720"/>
        <w:jc w:val="both"/>
        <w:rPr>
          <w:rFonts w:ascii="Arial" w:hAnsi="Arial" w:cs="Arial"/>
          <w:bCs/>
          <w:sz w:val="14"/>
          <w:szCs w:val="14"/>
        </w:rPr>
      </w:pPr>
    </w:p>
    <w:p w14:paraId="48AA9A1F" w14:textId="77777777" w:rsidR="001A732D" w:rsidRPr="00501417" w:rsidRDefault="001A732D" w:rsidP="001A732D">
      <w:pPr>
        <w:jc w:val="both"/>
        <w:rPr>
          <w:rFonts w:ascii="Arial" w:hAnsi="Arial" w:cs="Arial"/>
          <w:bCs/>
          <w:sz w:val="14"/>
          <w:szCs w:val="14"/>
        </w:rPr>
      </w:pPr>
    </w:p>
    <w:p w14:paraId="53E77B97" w14:textId="493574F8" w:rsidR="001A732D" w:rsidRDefault="001A732D" w:rsidP="001A732D">
      <w:pPr>
        <w:jc w:val="center"/>
        <w:rPr>
          <w:rFonts w:ascii="Arial" w:hAnsi="Arial" w:cs="Arial"/>
          <w:bCs/>
          <w:sz w:val="14"/>
          <w:szCs w:val="14"/>
        </w:rPr>
      </w:pPr>
      <w:r w:rsidRPr="00501417">
        <w:rPr>
          <w:rFonts w:ascii="Arial" w:hAnsi="Arial" w:cs="Arial"/>
          <w:bCs/>
          <w:sz w:val="14"/>
          <w:szCs w:val="14"/>
        </w:rPr>
        <w:lastRenderedPageBreak/>
        <w:t>The Time Weighted Average Method was used to compute the rate of return.</w:t>
      </w:r>
    </w:p>
    <w:p w14:paraId="22D52889" w14:textId="4EE71FD2" w:rsidR="009657F3" w:rsidRDefault="009657F3" w:rsidP="001A732D">
      <w:pPr>
        <w:jc w:val="center"/>
        <w:rPr>
          <w:rFonts w:ascii="Arial" w:hAnsi="Arial" w:cs="Arial"/>
          <w:bCs/>
          <w:sz w:val="14"/>
          <w:szCs w:val="14"/>
        </w:rPr>
      </w:pPr>
    </w:p>
    <w:p w14:paraId="16734563" w14:textId="5724A223" w:rsidR="00A35084" w:rsidRPr="00A62F5E" w:rsidRDefault="009657F3" w:rsidP="00A35084">
      <w:pPr>
        <w:widowControl/>
        <w:suppressAutoHyphens w:val="0"/>
        <w:rPr>
          <w:rFonts w:ascii="Arial" w:hAnsi="Arial" w:cs="Arial"/>
          <w:bCs/>
          <w:i/>
          <w:iCs/>
          <w:sz w:val="14"/>
          <w:szCs w:val="14"/>
        </w:rPr>
      </w:pPr>
      <w:r w:rsidRPr="00501417">
        <w:rPr>
          <w:rFonts w:ascii="Arial" w:hAnsi="Arial" w:cs="Arial"/>
          <w:bCs/>
          <w:i/>
          <w:iCs/>
          <w:sz w:val="14"/>
          <w:szCs w:val="14"/>
        </w:rPr>
        <w:t xml:space="preserve">Note: </w:t>
      </w:r>
      <w:r>
        <w:rPr>
          <w:rFonts w:ascii="Arial" w:hAnsi="Arial" w:cs="Arial"/>
          <w:bCs/>
          <w:i/>
          <w:iCs/>
          <w:sz w:val="14"/>
          <w:szCs w:val="14"/>
        </w:rPr>
        <w:t xml:space="preserve">For the performance shown, no management fees nor incentive fees were applied to the accounts in the capsule. As such, the performance would be significantly different if these were applied. </w:t>
      </w:r>
      <w:r w:rsidR="00A10E31">
        <w:rPr>
          <w:rFonts w:ascii="Arial" w:hAnsi="Arial" w:cs="Arial"/>
          <w:bCs/>
          <w:i/>
          <w:iCs/>
          <w:sz w:val="14"/>
          <w:szCs w:val="14"/>
        </w:rPr>
        <w:t xml:space="preserve"> No management fees or incentive fees were charged to accounts within this capsule. All accounts are charged the Standard Brokerage Fee. </w:t>
      </w:r>
    </w:p>
    <w:p w14:paraId="45C8B81E" w14:textId="5F39A813" w:rsidR="009657F3" w:rsidRPr="00501417" w:rsidRDefault="009657F3" w:rsidP="009657F3">
      <w:pPr>
        <w:jc w:val="center"/>
        <w:rPr>
          <w:rFonts w:ascii="Arial" w:hAnsi="Arial" w:cs="Arial"/>
          <w:bCs/>
          <w:i/>
          <w:iCs/>
          <w:sz w:val="14"/>
          <w:szCs w:val="14"/>
        </w:rPr>
      </w:pPr>
    </w:p>
    <w:p w14:paraId="13BC9C66" w14:textId="77777777" w:rsidR="009657F3" w:rsidRDefault="009657F3" w:rsidP="001A732D">
      <w:pPr>
        <w:jc w:val="center"/>
        <w:rPr>
          <w:rFonts w:ascii="Arial" w:hAnsi="Arial" w:cs="Arial"/>
          <w:bCs/>
          <w:sz w:val="14"/>
          <w:szCs w:val="14"/>
        </w:rPr>
      </w:pPr>
    </w:p>
    <w:p w14:paraId="7630A9A6" w14:textId="77777777" w:rsidR="009657F3" w:rsidRPr="00501417" w:rsidRDefault="009657F3" w:rsidP="001A732D">
      <w:pPr>
        <w:jc w:val="center"/>
        <w:rPr>
          <w:rFonts w:ascii="Arial" w:hAnsi="Arial" w:cs="Arial"/>
          <w:bCs/>
          <w:sz w:val="14"/>
          <w:szCs w:val="14"/>
        </w:rPr>
      </w:pPr>
    </w:p>
    <w:p w14:paraId="727D3202" w14:textId="77777777" w:rsidR="00214767" w:rsidRPr="00501417" w:rsidRDefault="00214767" w:rsidP="001A732D">
      <w:pPr>
        <w:jc w:val="center"/>
        <w:rPr>
          <w:rFonts w:ascii="Arial" w:hAnsi="Arial" w:cs="Arial"/>
          <w:bCs/>
          <w:sz w:val="14"/>
          <w:szCs w:val="14"/>
        </w:rPr>
      </w:pPr>
    </w:p>
    <w:p w14:paraId="47F474FB" w14:textId="77777777" w:rsidR="001A732D" w:rsidRPr="00501417" w:rsidRDefault="001A732D" w:rsidP="001A732D">
      <w:pPr>
        <w:jc w:val="center"/>
        <w:rPr>
          <w:rFonts w:ascii="Arial" w:hAnsi="Arial" w:cs="Arial"/>
          <w:bCs/>
          <w:sz w:val="14"/>
          <w:szCs w:val="14"/>
        </w:rPr>
      </w:pPr>
    </w:p>
    <w:p w14:paraId="08389D93" w14:textId="77777777" w:rsidR="001A732D" w:rsidRPr="00501417" w:rsidRDefault="00214767" w:rsidP="001A732D">
      <w:pPr>
        <w:jc w:val="center"/>
        <w:rPr>
          <w:rFonts w:ascii="Arial" w:hAnsi="Arial"/>
          <w:b/>
          <w:bCs/>
          <w:sz w:val="14"/>
          <w:szCs w:val="14"/>
        </w:rPr>
      </w:pPr>
      <w:r w:rsidRPr="00501417">
        <w:rPr>
          <w:rFonts w:ascii="Arial" w:hAnsi="Arial"/>
          <w:b/>
          <w:sz w:val="14"/>
          <w:szCs w:val="14"/>
        </w:rPr>
        <w:t>PAST PERFORMANCE IS NOT NECESSARILY INDICATIVE OF FUTURE RESULTS</w:t>
      </w:r>
    </w:p>
    <w:p w14:paraId="7F01C273" w14:textId="77777777" w:rsidR="001A732D" w:rsidRPr="00501417" w:rsidRDefault="001A732D" w:rsidP="001A732D">
      <w:pPr>
        <w:jc w:val="both"/>
        <w:rPr>
          <w:rFonts w:ascii="Arial" w:hAnsi="Arial"/>
          <w:b/>
          <w:bCs/>
          <w:sz w:val="14"/>
          <w:szCs w:val="14"/>
        </w:rPr>
      </w:pPr>
    </w:p>
    <w:tbl>
      <w:tblPr>
        <w:tblW w:w="92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Change w:id="29" w:author="Ryan DeGaris" w:date="2024-05-10T13:41:00Z" w16du:dateUtc="2024-05-10T20:41:00Z">
          <w:tblPr>
            <w:tblW w:w="105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PrChange>
      </w:tblPr>
      <w:tblGrid>
        <w:gridCol w:w="1298"/>
        <w:gridCol w:w="1321"/>
        <w:gridCol w:w="1321"/>
        <w:gridCol w:w="1321"/>
        <w:gridCol w:w="1321"/>
        <w:gridCol w:w="1321"/>
        <w:gridCol w:w="1321"/>
        <w:tblGridChange w:id="30">
          <w:tblGrid>
            <w:gridCol w:w="1298"/>
            <w:gridCol w:w="1321"/>
            <w:gridCol w:w="1321"/>
            <w:gridCol w:w="1321"/>
            <w:gridCol w:w="1321"/>
            <w:gridCol w:w="1321"/>
            <w:gridCol w:w="1321"/>
          </w:tblGrid>
        </w:tblGridChange>
      </w:tblGrid>
      <w:tr w:rsidR="00D300D7" w:rsidRPr="00501417" w14:paraId="3AD540AD" w14:textId="7F4C0414" w:rsidTr="00D300D7">
        <w:trPr>
          <w:jc w:val="center"/>
          <w:trPrChange w:id="31" w:author="Ryan DeGaris" w:date="2024-05-10T13:41:00Z" w16du:dateUtc="2024-05-10T20:41:00Z">
            <w:trPr>
              <w:jc w:val="center"/>
            </w:trPr>
          </w:trPrChange>
        </w:trPr>
        <w:tc>
          <w:tcPr>
            <w:tcW w:w="1298" w:type="dxa"/>
            <w:tcPrChange w:id="32" w:author="Ryan DeGaris" w:date="2024-05-10T13:41:00Z" w16du:dateUtc="2024-05-10T20:41:00Z">
              <w:tcPr>
                <w:tcW w:w="1298" w:type="dxa"/>
              </w:tcPr>
            </w:tcPrChange>
          </w:tcPr>
          <w:p w14:paraId="018DC2DF" w14:textId="77777777" w:rsidR="00D300D7" w:rsidRPr="00501417" w:rsidRDefault="00D300D7" w:rsidP="000E3F5F">
            <w:pPr>
              <w:jc w:val="center"/>
              <w:rPr>
                <w:rFonts w:ascii="Tahoma" w:hAnsi="Tahoma" w:cs="Tahoma"/>
                <w:b/>
                <w:sz w:val="14"/>
                <w:szCs w:val="14"/>
              </w:rPr>
            </w:pPr>
            <w:r w:rsidRPr="00501417">
              <w:rPr>
                <w:rFonts w:ascii="Tahoma" w:hAnsi="Tahoma" w:cs="Tahoma"/>
                <w:b/>
                <w:sz w:val="14"/>
                <w:szCs w:val="14"/>
              </w:rPr>
              <w:t>MONTH</w:t>
            </w:r>
          </w:p>
        </w:tc>
        <w:tc>
          <w:tcPr>
            <w:tcW w:w="1321" w:type="dxa"/>
            <w:tcPrChange w:id="33" w:author="Ryan DeGaris" w:date="2024-05-10T13:41:00Z" w16du:dateUtc="2024-05-10T20:41:00Z">
              <w:tcPr>
                <w:tcW w:w="1321" w:type="dxa"/>
              </w:tcPr>
            </w:tcPrChange>
          </w:tcPr>
          <w:p w14:paraId="7209C303" w14:textId="7DE2FF66" w:rsidR="00D300D7" w:rsidRPr="00501417" w:rsidRDefault="00D300D7" w:rsidP="000E3F5F">
            <w:pPr>
              <w:jc w:val="center"/>
              <w:rPr>
                <w:rFonts w:ascii="Tahoma" w:hAnsi="Tahoma" w:cs="Tahoma"/>
                <w:b/>
                <w:sz w:val="14"/>
                <w:szCs w:val="14"/>
              </w:rPr>
            </w:pPr>
            <w:r w:rsidRPr="00501417">
              <w:rPr>
                <w:rFonts w:ascii="Tahoma" w:hAnsi="Tahoma" w:cs="Tahoma"/>
                <w:b/>
                <w:sz w:val="14"/>
                <w:szCs w:val="14"/>
              </w:rPr>
              <w:t>2019</w:t>
            </w:r>
          </w:p>
        </w:tc>
        <w:tc>
          <w:tcPr>
            <w:tcW w:w="1321" w:type="dxa"/>
            <w:tcPrChange w:id="34" w:author="Ryan DeGaris" w:date="2024-05-10T13:41:00Z" w16du:dateUtc="2024-05-10T20:41:00Z">
              <w:tcPr>
                <w:tcW w:w="1321" w:type="dxa"/>
              </w:tcPr>
            </w:tcPrChange>
          </w:tcPr>
          <w:p w14:paraId="2FD91F80" w14:textId="33AF4639" w:rsidR="00D300D7" w:rsidRPr="00252438" w:rsidDel="000E3F5F" w:rsidRDefault="00D300D7" w:rsidP="000E3F5F">
            <w:pPr>
              <w:jc w:val="center"/>
              <w:rPr>
                <w:rFonts w:ascii="Tahoma" w:hAnsi="Tahoma" w:cs="Tahoma"/>
                <w:b/>
                <w:sz w:val="14"/>
                <w:szCs w:val="14"/>
              </w:rPr>
            </w:pPr>
            <w:r>
              <w:rPr>
                <w:rFonts w:ascii="Tahoma" w:hAnsi="Tahoma" w:cs="Tahoma"/>
                <w:b/>
                <w:sz w:val="14"/>
                <w:szCs w:val="14"/>
              </w:rPr>
              <w:t>2020</w:t>
            </w:r>
          </w:p>
        </w:tc>
        <w:tc>
          <w:tcPr>
            <w:tcW w:w="1321" w:type="dxa"/>
            <w:tcPrChange w:id="35" w:author="Ryan DeGaris" w:date="2024-05-10T13:41:00Z" w16du:dateUtc="2024-05-10T20:41:00Z">
              <w:tcPr>
                <w:tcW w:w="1321" w:type="dxa"/>
              </w:tcPr>
            </w:tcPrChange>
          </w:tcPr>
          <w:p w14:paraId="7EE2ABD1" w14:textId="0115DC4B" w:rsidR="00D300D7" w:rsidRDefault="00D300D7" w:rsidP="000E3F5F">
            <w:pPr>
              <w:jc w:val="center"/>
              <w:rPr>
                <w:rFonts w:ascii="Tahoma" w:hAnsi="Tahoma" w:cs="Tahoma"/>
                <w:b/>
                <w:sz w:val="14"/>
                <w:szCs w:val="14"/>
              </w:rPr>
            </w:pPr>
            <w:r>
              <w:rPr>
                <w:rFonts w:ascii="Tahoma" w:hAnsi="Tahoma" w:cs="Tahoma"/>
                <w:b/>
                <w:sz w:val="14"/>
                <w:szCs w:val="14"/>
              </w:rPr>
              <w:t>2021</w:t>
            </w:r>
          </w:p>
        </w:tc>
        <w:tc>
          <w:tcPr>
            <w:tcW w:w="1321" w:type="dxa"/>
            <w:tcPrChange w:id="36" w:author="Ryan DeGaris" w:date="2024-05-10T13:41:00Z" w16du:dateUtc="2024-05-10T20:41:00Z">
              <w:tcPr>
                <w:tcW w:w="1321" w:type="dxa"/>
              </w:tcPr>
            </w:tcPrChange>
          </w:tcPr>
          <w:p w14:paraId="5BA638AE" w14:textId="13CD5A84" w:rsidR="00D300D7" w:rsidRDefault="00D300D7" w:rsidP="000E3F5F">
            <w:pPr>
              <w:jc w:val="center"/>
              <w:rPr>
                <w:rFonts w:ascii="Tahoma" w:hAnsi="Tahoma" w:cs="Tahoma"/>
                <w:b/>
                <w:sz w:val="14"/>
                <w:szCs w:val="14"/>
              </w:rPr>
            </w:pPr>
            <w:r>
              <w:rPr>
                <w:rFonts w:ascii="Tahoma" w:hAnsi="Tahoma" w:cs="Tahoma"/>
                <w:b/>
                <w:sz w:val="14"/>
                <w:szCs w:val="14"/>
              </w:rPr>
              <w:t>2022</w:t>
            </w:r>
          </w:p>
        </w:tc>
        <w:tc>
          <w:tcPr>
            <w:tcW w:w="1321" w:type="dxa"/>
            <w:tcPrChange w:id="37" w:author="Ryan DeGaris" w:date="2024-05-10T13:41:00Z" w16du:dateUtc="2024-05-10T20:41:00Z">
              <w:tcPr>
                <w:tcW w:w="1321" w:type="dxa"/>
              </w:tcPr>
            </w:tcPrChange>
          </w:tcPr>
          <w:p w14:paraId="1734FBDE" w14:textId="5FB88F42" w:rsidR="00D300D7" w:rsidRDefault="00D300D7" w:rsidP="000E3F5F">
            <w:pPr>
              <w:jc w:val="center"/>
              <w:rPr>
                <w:rFonts w:ascii="Tahoma" w:hAnsi="Tahoma" w:cs="Tahoma"/>
                <w:b/>
                <w:sz w:val="14"/>
                <w:szCs w:val="14"/>
              </w:rPr>
            </w:pPr>
            <w:r>
              <w:rPr>
                <w:rFonts w:ascii="Tahoma" w:hAnsi="Tahoma" w:cs="Tahoma"/>
                <w:b/>
                <w:sz w:val="14"/>
                <w:szCs w:val="14"/>
              </w:rPr>
              <w:t>2023</w:t>
            </w:r>
          </w:p>
        </w:tc>
        <w:tc>
          <w:tcPr>
            <w:tcW w:w="1321" w:type="dxa"/>
            <w:tcPrChange w:id="38" w:author="Ryan DeGaris" w:date="2024-05-10T13:41:00Z" w16du:dateUtc="2024-05-10T20:41:00Z">
              <w:tcPr>
                <w:tcW w:w="1321" w:type="dxa"/>
              </w:tcPr>
            </w:tcPrChange>
          </w:tcPr>
          <w:p w14:paraId="22457AF7" w14:textId="392D48DB" w:rsidR="00D300D7" w:rsidRDefault="00D300D7" w:rsidP="000E3F5F">
            <w:pPr>
              <w:jc w:val="center"/>
              <w:rPr>
                <w:rFonts w:ascii="Tahoma" w:hAnsi="Tahoma" w:cs="Tahoma"/>
                <w:b/>
                <w:sz w:val="14"/>
                <w:szCs w:val="14"/>
              </w:rPr>
            </w:pPr>
            <w:r>
              <w:rPr>
                <w:rFonts w:ascii="Tahoma" w:hAnsi="Tahoma" w:cs="Tahoma"/>
                <w:b/>
                <w:sz w:val="14"/>
                <w:szCs w:val="14"/>
              </w:rPr>
              <w:t>2024</w:t>
            </w:r>
          </w:p>
        </w:tc>
      </w:tr>
      <w:tr w:rsidR="00D300D7" w:rsidRPr="00501417" w14:paraId="2DC07450" w14:textId="5E8B0768" w:rsidTr="00D300D7">
        <w:trPr>
          <w:jc w:val="center"/>
          <w:trPrChange w:id="39" w:author="Ryan DeGaris" w:date="2024-05-10T13:41:00Z" w16du:dateUtc="2024-05-10T20:41:00Z">
            <w:trPr>
              <w:jc w:val="center"/>
            </w:trPr>
          </w:trPrChange>
        </w:trPr>
        <w:tc>
          <w:tcPr>
            <w:tcW w:w="1298" w:type="dxa"/>
            <w:tcPrChange w:id="40" w:author="Ryan DeGaris" w:date="2024-05-10T13:41:00Z" w16du:dateUtc="2024-05-10T20:41:00Z">
              <w:tcPr>
                <w:tcW w:w="1298" w:type="dxa"/>
              </w:tcPr>
            </w:tcPrChange>
          </w:tcPr>
          <w:p w14:paraId="221F0D0F" w14:textId="77777777" w:rsidR="00D300D7" w:rsidRPr="00501417" w:rsidRDefault="00D300D7" w:rsidP="00D55F03">
            <w:pPr>
              <w:jc w:val="center"/>
              <w:rPr>
                <w:rFonts w:ascii="Tahoma" w:hAnsi="Tahoma" w:cs="Tahoma"/>
                <w:bCs/>
                <w:sz w:val="14"/>
                <w:szCs w:val="14"/>
              </w:rPr>
            </w:pPr>
            <w:r w:rsidRPr="00501417">
              <w:rPr>
                <w:rFonts w:ascii="Arial" w:eastAsiaTheme="majorEastAsia" w:hAnsi="Arial" w:cs="Arial"/>
                <w:sz w:val="14"/>
                <w:szCs w:val="14"/>
              </w:rPr>
              <w:t>January</w:t>
            </w:r>
          </w:p>
        </w:tc>
        <w:tc>
          <w:tcPr>
            <w:tcW w:w="1321" w:type="dxa"/>
            <w:tcPrChange w:id="41" w:author="Ryan DeGaris" w:date="2024-05-10T13:41:00Z" w16du:dateUtc="2024-05-10T20:41:00Z">
              <w:tcPr>
                <w:tcW w:w="1321" w:type="dxa"/>
              </w:tcPr>
            </w:tcPrChange>
          </w:tcPr>
          <w:p w14:paraId="12D1E5C5" w14:textId="086CF614" w:rsidR="00D300D7" w:rsidRPr="00501417" w:rsidRDefault="00D300D7" w:rsidP="00D55F03">
            <w:pPr>
              <w:jc w:val="center"/>
              <w:rPr>
                <w:rFonts w:ascii="Tahoma" w:hAnsi="Tahoma" w:cs="Tahoma"/>
                <w:bCs/>
                <w:sz w:val="14"/>
                <w:szCs w:val="14"/>
              </w:rPr>
            </w:pPr>
            <w:r w:rsidRPr="00501417">
              <w:rPr>
                <w:rFonts w:ascii="Tahoma" w:hAnsi="Tahoma" w:cs="Tahoma"/>
                <w:bCs/>
                <w:sz w:val="14"/>
                <w:szCs w:val="14"/>
              </w:rPr>
              <w:t>-2.27%</w:t>
            </w:r>
          </w:p>
        </w:tc>
        <w:tc>
          <w:tcPr>
            <w:tcW w:w="1321" w:type="dxa"/>
            <w:tcPrChange w:id="42" w:author="Ryan DeGaris" w:date="2024-05-10T13:41:00Z" w16du:dateUtc="2024-05-10T20:41:00Z">
              <w:tcPr>
                <w:tcW w:w="1321" w:type="dxa"/>
              </w:tcPr>
            </w:tcPrChange>
          </w:tcPr>
          <w:p w14:paraId="33F029CC" w14:textId="3784A6EC" w:rsidR="00D300D7" w:rsidRPr="00252438" w:rsidRDefault="00D300D7" w:rsidP="00D55F03">
            <w:pPr>
              <w:jc w:val="center"/>
              <w:rPr>
                <w:rFonts w:ascii="Tahoma" w:hAnsi="Tahoma" w:cs="Tahoma"/>
                <w:bCs/>
                <w:sz w:val="14"/>
                <w:szCs w:val="14"/>
              </w:rPr>
            </w:pPr>
            <w:r>
              <w:rPr>
                <w:rFonts w:ascii="Tahoma" w:hAnsi="Tahoma" w:cs="Tahoma"/>
                <w:bCs/>
                <w:sz w:val="14"/>
                <w:szCs w:val="14"/>
              </w:rPr>
              <w:t>4.55%</w:t>
            </w:r>
          </w:p>
        </w:tc>
        <w:tc>
          <w:tcPr>
            <w:tcW w:w="1321" w:type="dxa"/>
            <w:tcPrChange w:id="43" w:author="Ryan DeGaris" w:date="2024-05-10T13:41:00Z" w16du:dateUtc="2024-05-10T20:41:00Z">
              <w:tcPr>
                <w:tcW w:w="1321" w:type="dxa"/>
              </w:tcPr>
            </w:tcPrChange>
          </w:tcPr>
          <w:p w14:paraId="1D7D3A7E" w14:textId="33EC585C" w:rsidR="00D300D7" w:rsidRDefault="00D300D7" w:rsidP="00D55F03">
            <w:pPr>
              <w:jc w:val="center"/>
              <w:rPr>
                <w:rFonts w:ascii="Tahoma" w:hAnsi="Tahoma" w:cs="Tahoma"/>
                <w:bCs/>
                <w:sz w:val="14"/>
                <w:szCs w:val="14"/>
              </w:rPr>
            </w:pPr>
            <w:r>
              <w:rPr>
                <w:rFonts w:ascii="Tahoma" w:hAnsi="Tahoma" w:cs="Tahoma"/>
                <w:bCs/>
                <w:sz w:val="14"/>
                <w:szCs w:val="14"/>
              </w:rPr>
              <w:t>-5.6%</w:t>
            </w:r>
          </w:p>
        </w:tc>
        <w:tc>
          <w:tcPr>
            <w:tcW w:w="1321" w:type="dxa"/>
            <w:tcPrChange w:id="44" w:author="Ryan DeGaris" w:date="2024-05-10T13:41:00Z" w16du:dateUtc="2024-05-10T20:41:00Z">
              <w:tcPr>
                <w:tcW w:w="1321" w:type="dxa"/>
              </w:tcPr>
            </w:tcPrChange>
          </w:tcPr>
          <w:p w14:paraId="375FB12F" w14:textId="3225C34A" w:rsidR="00D300D7" w:rsidRDefault="00D300D7" w:rsidP="00D55F03">
            <w:pPr>
              <w:jc w:val="center"/>
              <w:rPr>
                <w:rFonts w:ascii="Tahoma" w:hAnsi="Tahoma" w:cs="Tahoma"/>
                <w:bCs/>
                <w:sz w:val="14"/>
                <w:szCs w:val="14"/>
              </w:rPr>
            </w:pPr>
            <w:r>
              <w:rPr>
                <w:rFonts w:ascii="Tahoma" w:hAnsi="Tahoma" w:cs="Tahoma"/>
                <w:bCs/>
                <w:sz w:val="14"/>
                <w:szCs w:val="14"/>
              </w:rPr>
              <w:t>-.35%</w:t>
            </w:r>
          </w:p>
        </w:tc>
        <w:tc>
          <w:tcPr>
            <w:tcW w:w="1321" w:type="dxa"/>
            <w:tcPrChange w:id="45" w:author="Ryan DeGaris" w:date="2024-05-10T13:41:00Z" w16du:dateUtc="2024-05-10T20:41:00Z">
              <w:tcPr>
                <w:tcW w:w="1321" w:type="dxa"/>
              </w:tcPr>
            </w:tcPrChange>
          </w:tcPr>
          <w:p w14:paraId="6CB2B7CC" w14:textId="40F32578" w:rsidR="00D300D7" w:rsidRDefault="00D300D7" w:rsidP="00D55F03">
            <w:pPr>
              <w:jc w:val="center"/>
              <w:rPr>
                <w:rFonts w:ascii="Tahoma" w:hAnsi="Tahoma" w:cs="Tahoma"/>
                <w:bCs/>
                <w:sz w:val="14"/>
                <w:szCs w:val="14"/>
              </w:rPr>
            </w:pPr>
            <w:r>
              <w:rPr>
                <w:rFonts w:ascii="Tahoma" w:hAnsi="Tahoma" w:cs="Tahoma"/>
                <w:bCs/>
                <w:sz w:val="14"/>
                <w:szCs w:val="14"/>
              </w:rPr>
              <w:t>-1.71%</w:t>
            </w:r>
          </w:p>
        </w:tc>
        <w:tc>
          <w:tcPr>
            <w:tcW w:w="1321" w:type="dxa"/>
            <w:tcPrChange w:id="46" w:author="Ryan DeGaris" w:date="2024-05-10T13:41:00Z" w16du:dateUtc="2024-05-10T20:41:00Z">
              <w:tcPr>
                <w:tcW w:w="1321" w:type="dxa"/>
              </w:tcPr>
            </w:tcPrChange>
          </w:tcPr>
          <w:p w14:paraId="16A80B08" w14:textId="454FDAF4" w:rsidR="00D300D7" w:rsidRDefault="00D300D7" w:rsidP="00D55F03">
            <w:pPr>
              <w:jc w:val="center"/>
              <w:rPr>
                <w:rFonts w:ascii="Tahoma" w:hAnsi="Tahoma" w:cs="Tahoma"/>
                <w:bCs/>
                <w:sz w:val="14"/>
                <w:szCs w:val="14"/>
              </w:rPr>
            </w:pPr>
            <w:r>
              <w:rPr>
                <w:rFonts w:ascii="Tahoma" w:hAnsi="Tahoma" w:cs="Tahoma"/>
                <w:bCs/>
                <w:sz w:val="14"/>
                <w:szCs w:val="14"/>
              </w:rPr>
              <w:t>NT</w:t>
            </w:r>
          </w:p>
        </w:tc>
      </w:tr>
      <w:tr w:rsidR="00D300D7" w:rsidRPr="00501417" w14:paraId="6335DA1D" w14:textId="47BBFB1C" w:rsidTr="00D300D7">
        <w:trPr>
          <w:jc w:val="center"/>
          <w:trPrChange w:id="47" w:author="Ryan DeGaris" w:date="2024-05-10T13:41:00Z" w16du:dateUtc="2024-05-10T20:41:00Z">
            <w:trPr>
              <w:jc w:val="center"/>
            </w:trPr>
          </w:trPrChange>
        </w:trPr>
        <w:tc>
          <w:tcPr>
            <w:tcW w:w="1298" w:type="dxa"/>
            <w:tcPrChange w:id="48" w:author="Ryan DeGaris" w:date="2024-05-10T13:41:00Z" w16du:dateUtc="2024-05-10T20:41:00Z">
              <w:tcPr>
                <w:tcW w:w="1298" w:type="dxa"/>
              </w:tcPr>
            </w:tcPrChange>
          </w:tcPr>
          <w:p w14:paraId="4B3ADCEE" w14:textId="77777777" w:rsidR="00D300D7" w:rsidRPr="00501417" w:rsidRDefault="00D300D7" w:rsidP="00D55F03">
            <w:pPr>
              <w:jc w:val="center"/>
              <w:rPr>
                <w:rFonts w:ascii="Tahoma" w:hAnsi="Tahoma" w:cs="Tahoma"/>
                <w:bCs/>
                <w:sz w:val="14"/>
                <w:szCs w:val="14"/>
              </w:rPr>
            </w:pPr>
            <w:r w:rsidRPr="00501417">
              <w:rPr>
                <w:rFonts w:ascii="Tahoma" w:hAnsi="Tahoma" w:cs="Tahoma"/>
                <w:bCs/>
                <w:sz w:val="14"/>
                <w:szCs w:val="14"/>
              </w:rPr>
              <w:t>February</w:t>
            </w:r>
          </w:p>
        </w:tc>
        <w:tc>
          <w:tcPr>
            <w:tcW w:w="1321" w:type="dxa"/>
            <w:tcPrChange w:id="49" w:author="Ryan DeGaris" w:date="2024-05-10T13:41:00Z" w16du:dateUtc="2024-05-10T20:41:00Z">
              <w:tcPr>
                <w:tcW w:w="1321" w:type="dxa"/>
              </w:tcPr>
            </w:tcPrChange>
          </w:tcPr>
          <w:p w14:paraId="59B3A2FA" w14:textId="572900DB" w:rsidR="00D300D7" w:rsidRPr="00501417" w:rsidRDefault="00D300D7" w:rsidP="00D55F03">
            <w:pPr>
              <w:jc w:val="center"/>
              <w:rPr>
                <w:rFonts w:ascii="Tahoma" w:hAnsi="Tahoma" w:cs="Tahoma"/>
                <w:bCs/>
                <w:sz w:val="14"/>
                <w:szCs w:val="14"/>
              </w:rPr>
            </w:pPr>
            <w:r w:rsidRPr="00501417">
              <w:rPr>
                <w:rFonts w:ascii="Tahoma" w:hAnsi="Tahoma" w:cs="Tahoma"/>
                <w:bCs/>
                <w:sz w:val="14"/>
                <w:szCs w:val="14"/>
              </w:rPr>
              <w:t>-1.44%</w:t>
            </w:r>
          </w:p>
        </w:tc>
        <w:tc>
          <w:tcPr>
            <w:tcW w:w="1321" w:type="dxa"/>
            <w:tcPrChange w:id="50" w:author="Ryan DeGaris" w:date="2024-05-10T13:41:00Z" w16du:dateUtc="2024-05-10T20:41:00Z">
              <w:tcPr>
                <w:tcW w:w="1321" w:type="dxa"/>
              </w:tcPr>
            </w:tcPrChange>
          </w:tcPr>
          <w:p w14:paraId="17FC13F8" w14:textId="770485A5" w:rsidR="00D300D7" w:rsidRPr="00252438" w:rsidRDefault="00D300D7" w:rsidP="00D55F03">
            <w:pPr>
              <w:jc w:val="center"/>
              <w:rPr>
                <w:rFonts w:ascii="Tahoma" w:hAnsi="Tahoma" w:cs="Tahoma"/>
                <w:bCs/>
                <w:sz w:val="14"/>
                <w:szCs w:val="14"/>
              </w:rPr>
            </w:pPr>
            <w:r>
              <w:rPr>
                <w:rFonts w:ascii="Tahoma" w:hAnsi="Tahoma" w:cs="Tahoma"/>
                <w:bCs/>
                <w:sz w:val="14"/>
                <w:szCs w:val="14"/>
              </w:rPr>
              <w:t>0.46%</w:t>
            </w:r>
          </w:p>
        </w:tc>
        <w:tc>
          <w:tcPr>
            <w:tcW w:w="1321" w:type="dxa"/>
            <w:tcPrChange w:id="51" w:author="Ryan DeGaris" w:date="2024-05-10T13:41:00Z" w16du:dateUtc="2024-05-10T20:41:00Z">
              <w:tcPr>
                <w:tcW w:w="1321" w:type="dxa"/>
              </w:tcPr>
            </w:tcPrChange>
          </w:tcPr>
          <w:p w14:paraId="0ACE8604" w14:textId="60141751" w:rsidR="00D300D7" w:rsidRDefault="00D300D7" w:rsidP="00D55F03">
            <w:pPr>
              <w:jc w:val="center"/>
              <w:rPr>
                <w:rFonts w:ascii="Tahoma" w:hAnsi="Tahoma" w:cs="Tahoma"/>
                <w:bCs/>
                <w:sz w:val="14"/>
                <w:szCs w:val="14"/>
              </w:rPr>
            </w:pPr>
            <w:r>
              <w:rPr>
                <w:rFonts w:ascii="Tahoma" w:hAnsi="Tahoma" w:cs="Tahoma"/>
                <w:bCs/>
                <w:sz w:val="14"/>
                <w:szCs w:val="14"/>
              </w:rPr>
              <w:t>0.72%</w:t>
            </w:r>
          </w:p>
        </w:tc>
        <w:tc>
          <w:tcPr>
            <w:tcW w:w="1321" w:type="dxa"/>
            <w:tcPrChange w:id="52" w:author="Ryan DeGaris" w:date="2024-05-10T13:41:00Z" w16du:dateUtc="2024-05-10T20:41:00Z">
              <w:tcPr>
                <w:tcW w:w="1321" w:type="dxa"/>
              </w:tcPr>
            </w:tcPrChange>
          </w:tcPr>
          <w:p w14:paraId="138C75A2" w14:textId="10B5D4D7" w:rsidR="00D300D7" w:rsidRDefault="00D300D7" w:rsidP="00D55F03">
            <w:pPr>
              <w:jc w:val="center"/>
              <w:rPr>
                <w:rFonts w:ascii="Tahoma" w:hAnsi="Tahoma" w:cs="Tahoma"/>
                <w:bCs/>
                <w:sz w:val="14"/>
                <w:szCs w:val="14"/>
              </w:rPr>
            </w:pPr>
            <w:r>
              <w:rPr>
                <w:rFonts w:ascii="Tahoma" w:hAnsi="Tahoma" w:cs="Tahoma"/>
                <w:bCs/>
                <w:sz w:val="14"/>
                <w:szCs w:val="14"/>
              </w:rPr>
              <w:t>3.74%</w:t>
            </w:r>
          </w:p>
        </w:tc>
        <w:tc>
          <w:tcPr>
            <w:tcW w:w="1321" w:type="dxa"/>
            <w:tcPrChange w:id="53" w:author="Ryan DeGaris" w:date="2024-05-10T13:41:00Z" w16du:dateUtc="2024-05-10T20:41:00Z">
              <w:tcPr>
                <w:tcW w:w="1321" w:type="dxa"/>
              </w:tcPr>
            </w:tcPrChange>
          </w:tcPr>
          <w:p w14:paraId="42537B43" w14:textId="57AF8656" w:rsidR="00D300D7" w:rsidRDefault="00D300D7" w:rsidP="00D55F03">
            <w:pPr>
              <w:jc w:val="center"/>
              <w:rPr>
                <w:rFonts w:ascii="Tahoma" w:hAnsi="Tahoma" w:cs="Tahoma"/>
                <w:bCs/>
                <w:sz w:val="14"/>
                <w:szCs w:val="14"/>
              </w:rPr>
            </w:pPr>
            <w:r>
              <w:rPr>
                <w:rFonts w:ascii="Tahoma" w:hAnsi="Tahoma" w:cs="Tahoma"/>
                <w:bCs/>
                <w:sz w:val="14"/>
                <w:szCs w:val="14"/>
              </w:rPr>
              <w:t>NT</w:t>
            </w:r>
          </w:p>
        </w:tc>
        <w:tc>
          <w:tcPr>
            <w:tcW w:w="1321" w:type="dxa"/>
            <w:tcPrChange w:id="54" w:author="Ryan DeGaris" w:date="2024-05-10T13:41:00Z" w16du:dateUtc="2024-05-10T20:41:00Z">
              <w:tcPr>
                <w:tcW w:w="1321" w:type="dxa"/>
              </w:tcPr>
            </w:tcPrChange>
          </w:tcPr>
          <w:p w14:paraId="119D4CC6" w14:textId="06366027" w:rsidR="00D300D7" w:rsidRDefault="00D300D7" w:rsidP="00D55F03">
            <w:pPr>
              <w:jc w:val="center"/>
              <w:rPr>
                <w:rFonts w:ascii="Tahoma" w:hAnsi="Tahoma" w:cs="Tahoma"/>
                <w:bCs/>
                <w:sz w:val="14"/>
                <w:szCs w:val="14"/>
              </w:rPr>
            </w:pPr>
            <w:r>
              <w:rPr>
                <w:rFonts w:ascii="Tahoma" w:hAnsi="Tahoma" w:cs="Tahoma"/>
                <w:bCs/>
                <w:sz w:val="14"/>
                <w:szCs w:val="14"/>
              </w:rPr>
              <w:t>NT</w:t>
            </w:r>
          </w:p>
        </w:tc>
      </w:tr>
      <w:tr w:rsidR="00D300D7" w:rsidRPr="00501417" w14:paraId="696746DD" w14:textId="5A96F51C" w:rsidTr="00D300D7">
        <w:trPr>
          <w:jc w:val="center"/>
          <w:trPrChange w:id="55" w:author="Ryan DeGaris" w:date="2024-05-10T13:41:00Z" w16du:dateUtc="2024-05-10T20:41:00Z">
            <w:trPr>
              <w:jc w:val="center"/>
            </w:trPr>
          </w:trPrChange>
        </w:trPr>
        <w:tc>
          <w:tcPr>
            <w:tcW w:w="1298" w:type="dxa"/>
            <w:tcPrChange w:id="56" w:author="Ryan DeGaris" w:date="2024-05-10T13:41:00Z" w16du:dateUtc="2024-05-10T20:41:00Z">
              <w:tcPr>
                <w:tcW w:w="1298" w:type="dxa"/>
              </w:tcPr>
            </w:tcPrChange>
          </w:tcPr>
          <w:p w14:paraId="23FD6892" w14:textId="77777777" w:rsidR="00D300D7" w:rsidRPr="00501417" w:rsidRDefault="00D300D7" w:rsidP="00A74C25">
            <w:pPr>
              <w:jc w:val="center"/>
              <w:rPr>
                <w:rFonts w:ascii="Tahoma" w:hAnsi="Tahoma" w:cs="Tahoma"/>
                <w:bCs/>
                <w:sz w:val="14"/>
                <w:szCs w:val="14"/>
              </w:rPr>
            </w:pPr>
            <w:r w:rsidRPr="00501417">
              <w:rPr>
                <w:rFonts w:ascii="Tahoma" w:hAnsi="Tahoma" w:cs="Tahoma"/>
                <w:bCs/>
                <w:sz w:val="14"/>
                <w:szCs w:val="14"/>
              </w:rPr>
              <w:t>March</w:t>
            </w:r>
          </w:p>
        </w:tc>
        <w:tc>
          <w:tcPr>
            <w:tcW w:w="1321" w:type="dxa"/>
            <w:tcPrChange w:id="57" w:author="Ryan DeGaris" w:date="2024-05-10T13:41:00Z" w16du:dateUtc="2024-05-10T20:41:00Z">
              <w:tcPr>
                <w:tcW w:w="1321" w:type="dxa"/>
              </w:tcPr>
            </w:tcPrChange>
          </w:tcPr>
          <w:p w14:paraId="0DEA6621" w14:textId="5B12B61C" w:rsidR="00D300D7" w:rsidRPr="00501417" w:rsidRDefault="00D300D7" w:rsidP="00A74C25">
            <w:pPr>
              <w:jc w:val="center"/>
              <w:rPr>
                <w:rFonts w:ascii="Tahoma" w:hAnsi="Tahoma" w:cs="Tahoma"/>
                <w:bCs/>
                <w:sz w:val="14"/>
                <w:szCs w:val="14"/>
              </w:rPr>
            </w:pPr>
            <w:r w:rsidRPr="00501417">
              <w:rPr>
                <w:rFonts w:ascii="Tahoma" w:hAnsi="Tahoma" w:cs="Tahoma"/>
                <w:bCs/>
                <w:sz w:val="14"/>
                <w:szCs w:val="14"/>
              </w:rPr>
              <w:t>-2.46%</w:t>
            </w:r>
          </w:p>
        </w:tc>
        <w:tc>
          <w:tcPr>
            <w:tcW w:w="1321" w:type="dxa"/>
            <w:tcPrChange w:id="58" w:author="Ryan DeGaris" w:date="2024-05-10T13:41:00Z" w16du:dateUtc="2024-05-10T20:41:00Z">
              <w:tcPr>
                <w:tcW w:w="1321" w:type="dxa"/>
              </w:tcPr>
            </w:tcPrChange>
          </w:tcPr>
          <w:p w14:paraId="02BA3BC7" w14:textId="52D3BAC4" w:rsidR="00D300D7" w:rsidRPr="00252438" w:rsidRDefault="00D300D7" w:rsidP="00A74C25">
            <w:pPr>
              <w:jc w:val="center"/>
              <w:rPr>
                <w:rFonts w:ascii="Tahoma" w:hAnsi="Tahoma" w:cs="Tahoma"/>
                <w:bCs/>
                <w:sz w:val="14"/>
                <w:szCs w:val="14"/>
              </w:rPr>
            </w:pPr>
            <w:r>
              <w:rPr>
                <w:rFonts w:ascii="Tahoma" w:hAnsi="Tahoma" w:cs="Tahoma"/>
                <w:bCs/>
                <w:sz w:val="14"/>
                <w:szCs w:val="14"/>
              </w:rPr>
              <w:t>17.96%</w:t>
            </w:r>
          </w:p>
        </w:tc>
        <w:tc>
          <w:tcPr>
            <w:tcW w:w="1321" w:type="dxa"/>
            <w:tcPrChange w:id="59" w:author="Ryan DeGaris" w:date="2024-05-10T13:41:00Z" w16du:dateUtc="2024-05-10T20:41:00Z">
              <w:tcPr>
                <w:tcW w:w="1321" w:type="dxa"/>
              </w:tcPr>
            </w:tcPrChange>
          </w:tcPr>
          <w:p w14:paraId="568AB7D5" w14:textId="42C00AE1" w:rsidR="00D300D7" w:rsidRDefault="00D300D7" w:rsidP="00A74C25">
            <w:pPr>
              <w:jc w:val="center"/>
              <w:rPr>
                <w:rFonts w:ascii="Tahoma" w:hAnsi="Tahoma" w:cs="Tahoma"/>
                <w:bCs/>
                <w:sz w:val="14"/>
                <w:szCs w:val="14"/>
              </w:rPr>
            </w:pPr>
            <w:r>
              <w:rPr>
                <w:rFonts w:ascii="Tahoma" w:hAnsi="Tahoma" w:cs="Tahoma"/>
                <w:bCs/>
                <w:sz w:val="14"/>
                <w:szCs w:val="14"/>
              </w:rPr>
              <w:t>5.1%</w:t>
            </w:r>
          </w:p>
        </w:tc>
        <w:tc>
          <w:tcPr>
            <w:tcW w:w="1321" w:type="dxa"/>
            <w:tcPrChange w:id="60" w:author="Ryan DeGaris" w:date="2024-05-10T13:41:00Z" w16du:dateUtc="2024-05-10T20:41:00Z">
              <w:tcPr>
                <w:tcW w:w="1321" w:type="dxa"/>
              </w:tcPr>
            </w:tcPrChange>
          </w:tcPr>
          <w:p w14:paraId="4AE59BD8" w14:textId="2D612ACE" w:rsidR="00D300D7" w:rsidRDefault="00D300D7" w:rsidP="00A74C25">
            <w:pPr>
              <w:jc w:val="center"/>
              <w:rPr>
                <w:rFonts w:ascii="Tahoma" w:hAnsi="Tahoma" w:cs="Tahoma"/>
                <w:bCs/>
                <w:sz w:val="14"/>
                <w:szCs w:val="14"/>
              </w:rPr>
            </w:pPr>
            <w:r>
              <w:rPr>
                <w:rFonts w:ascii="Tahoma" w:hAnsi="Tahoma" w:cs="Tahoma"/>
                <w:bCs/>
                <w:sz w:val="14"/>
                <w:szCs w:val="14"/>
              </w:rPr>
              <w:t>-3.14%</w:t>
            </w:r>
          </w:p>
        </w:tc>
        <w:tc>
          <w:tcPr>
            <w:tcW w:w="1321" w:type="dxa"/>
            <w:tcPrChange w:id="61" w:author="Ryan DeGaris" w:date="2024-05-10T13:41:00Z" w16du:dateUtc="2024-05-10T20:41:00Z">
              <w:tcPr>
                <w:tcW w:w="1321" w:type="dxa"/>
              </w:tcPr>
            </w:tcPrChange>
          </w:tcPr>
          <w:p w14:paraId="53CAAF8B" w14:textId="6B4E411F" w:rsidR="00D300D7" w:rsidRDefault="00D300D7" w:rsidP="00A74C25">
            <w:pPr>
              <w:jc w:val="center"/>
              <w:rPr>
                <w:rFonts w:ascii="Tahoma" w:hAnsi="Tahoma" w:cs="Tahoma"/>
                <w:bCs/>
                <w:sz w:val="14"/>
                <w:szCs w:val="14"/>
              </w:rPr>
            </w:pPr>
            <w:r w:rsidRPr="00DC4FB8">
              <w:rPr>
                <w:rFonts w:ascii="Tahoma" w:hAnsi="Tahoma" w:cs="Tahoma"/>
                <w:bCs/>
                <w:sz w:val="14"/>
                <w:szCs w:val="14"/>
              </w:rPr>
              <w:t>NT</w:t>
            </w:r>
          </w:p>
        </w:tc>
        <w:tc>
          <w:tcPr>
            <w:tcW w:w="1321" w:type="dxa"/>
            <w:tcPrChange w:id="62" w:author="Ryan DeGaris" w:date="2024-05-10T13:41:00Z" w16du:dateUtc="2024-05-10T20:41:00Z">
              <w:tcPr>
                <w:tcW w:w="1321" w:type="dxa"/>
              </w:tcPr>
            </w:tcPrChange>
          </w:tcPr>
          <w:p w14:paraId="6C462150" w14:textId="5A20D513" w:rsidR="00D300D7" w:rsidRDefault="00D300D7" w:rsidP="00A74C25">
            <w:pPr>
              <w:jc w:val="center"/>
              <w:rPr>
                <w:rFonts w:ascii="Tahoma" w:hAnsi="Tahoma" w:cs="Tahoma"/>
                <w:bCs/>
                <w:sz w:val="14"/>
                <w:szCs w:val="14"/>
              </w:rPr>
            </w:pPr>
            <w:r>
              <w:rPr>
                <w:rFonts w:ascii="Tahoma" w:hAnsi="Tahoma" w:cs="Tahoma"/>
                <w:bCs/>
                <w:sz w:val="14"/>
                <w:szCs w:val="14"/>
              </w:rPr>
              <w:t>NT</w:t>
            </w:r>
          </w:p>
        </w:tc>
      </w:tr>
      <w:tr w:rsidR="00D300D7" w:rsidRPr="00501417" w14:paraId="3FFEF726" w14:textId="5978FAB7" w:rsidTr="00D300D7">
        <w:trPr>
          <w:jc w:val="center"/>
          <w:trPrChange w:id="63" w:author="Ryan DeGaris" w:date="2024-05-10T13:41:00Z" w16du:dateUtc="2024-05-10T20:41:00Z">
            <w:trPr>
              <w:jc w:val="center"/>
            </w:trPr>
          </w:trPrChange>
        </w:trPr>
        <w:tc>
          <w:tcPr>
            <w:tcW w:w="1298" w:type="dxa"/>
            <w:tcPrChange w:id="64" w:author="Ryan DeGaris" w:date="2024-05-10T13:41:00Z" w16du:dateUtc="2024-05-10T20:41:00Z">
              <w:tcPr>
                <w:tcW w:w="1298" w:type="dxa"/>
              </w:tcPr>
            </w:tcPrChange>
          </w:tcPr>
          <w:p w14:paraId="3A1679AE" w14:textId="77777777" w:rsidR="00D300D7" w:rsidRPr="00501417" w:rsidRDefault="00D300D7" w:rsidP="00A74C25">
            <w:pPr>
              <w:jc w:val="center"/>
              <w:rPr>
                <w:rFonts w:ascii="Tahoma" w:hAnsi="Tahoma" w:cs="Tahoma"/>
                <w:bCs/>
                <w:sz w:val="14"/>
                <w:szCs w:val="14"/>
              </w:rPr>
            </w:pPr>
            <w:r w:rsidRPr="00501417">
              <w:rPr>
                <w:rFonts w:ascii="Tahoma" w:hAnsi="Tahoma" w:cs="Tahoma"/>
                <w:bCs/>
                <w:sz w:val="14"/>
                <w:szCs w:val="14"/>
              </w:rPr>
              <w:t>April</w:t>
            </w:r>
          </w:p>
        </w:tc>
        <w:tc>
          <w:tcPr>
            <w:tcW w:w="1321" w:type="dxa"/>
            <w:tcPrChange w:id="65" w:author="Ryan DeGaris" w:date="2024-05-10T13:41:00Z" w16du:dateUtc="2024-05-10T20:41:00Z">
              <w:tcPr>
                <w:tcW w:w="1321" w:type="dxa"/>
              </w:tcPr>
            </w:tcPrChange>
          </w:tcPr>
          <w:p w14:paraId="3A7A5176" w14:textId="77E1473B" w:rsidR="00D300D7" w:rsidRPr="00501417" w:rsidRDefault="00D300D7" w:rsidP="00A74C25">
            <w:pPr>
              <w:jc w:val="center"/>
              <w:rPr>
                <w:rFonts w:ascii="Tahoma" w:hAnsi="Tahoma" w:cs="Tahoma"/>
                <w:bCs/>
                <w:sz w:val="14"/>
                <w:szCs w:val="14"/>
              </w:rPr>
            </w:pPr>
            <w:r w:rsidRPr="00501417">
              <w:rPr>
                <w:rFonts w:ascii="Tahoma" w:hAnsi="Tahoma" w:cs="Tahoma"/>
                <w:bCs/>
                <w:sz w:val="14"/>
                <w:szCs w:val="14"/>
              </w:rPr>
              <w:t>-1.56%</w:t>
            </w:r>
          </w:p>
        </w:tc>
        <w:tc>
          <w:tcPr>
            <w:tcW w:w="1321" w:type="dxa"/>
            <w:tcPrChange w:id="66" w:author="Ryan DeGaris" w:date="2024-05-10T13:41:00Z" w16du:dateUtc="2024-05-10T20:41:00Z">
              <w:tcPr>
                <w:tcW w:w="1321" w:type="dxa"/>
              </w:tcPr>
            </w:tcPrChange>
          </w:tcPr>
          <w:p w14:paraId="71FF25C5" w14:textId="12696C7B" w:rsidR="00D300D7" w:rsidRPr="00252438" w:rsidRDefault="00D300D7" w:rsidP="00A74C25">
            <w:pPr>
              <w:jc w:val="center"/>
              <w:rPr>
                <w:rFonts w:ascii="Tahoma" w:hAnsi="Tahoma" w:cs="Tahoma"/>
                <w:bCs/>
                <w:sz w:val="14"/>
                <w:szCs w:val="14"/>
              </w:rPr>
            </w:pPr>
            <w:r>
              <w:rPr>
                <w:rFonts w:ascii="Tahoma" w:hAnsi="Tahoma" w:cs="Tahoma"/>
                <w:bCs/>
                <w:sz w:val="14"/>
                <w:szCs w:val="14"/>
              </w:rPr>
              <w:t>-7.59%</w:t>
            </w:r>
          </w:p>
        </w:tc>
        <w:tc>
          <w:tcPr>
            <w:tcW w:w="1321" w:type="dxa"/>
            <w:tcPrChange w:id="67" w:author="Ryan DeGaris" w:date="2024-05-10T13:41:00Z" w16du:dateUtc="2024-05-10T20:41:00Z">
              <w:tcPr>
                <w:tcW w:w="1321" w:type="dxa"/>
              </w:tcPr>
            </w:tcPrChange>
          </w:tcPr>
          <w:p w14:paraId="04DD930C" w14:textId="604CCD95" w:rsidR="00D300D7" w:rsidRDefault="00D300D7" w:rsidP="00A74C25">
            <w:pPr>
              <w:jc w:val="center"/>
              <w:rPr>
                <w:rFonts w:ascii="Tahoma" w:hAnsi="Tahoma" w:cs="Tahoma"/>
                <w:bCs/>
                <w:sz w:val="14"/>
                <w:szCs w:val="14"/>
              </w:rPr>
            </w:pPr>
            <w:r>
              <w:rPr>
                <w:rFonts w:ascii="Tahoma" w:hAnsi="Tahoma" w:cs="Tahoma"/>
                <w:bCs/>
                <w:sz w:val="14"/>
                <w:szCs w:val="14"/>
              </w:rPr>
              <w:t>-2.95%</w:t>
            </w:r>
          </w:p>
        </w:tc>
        <w:tc>
          <w:tcPr>
            <w:tcW w:w="1321" w:type="dxa"/>
            <w:tcPrChange w:id="68" w:author="Ryan DeGaris" w:date="2024-05-10T13:41:00Z" w16du:dateUtc="2024-05-10T20:41:00Z">
              <w:tcPr>
                <w:tcW w:w="1321" w:type="dxa"/>
              </w:tcPr>
            </w:tcPrChange>
          </w:tcPr>
          <w:p w14:paraId="26B6FCF1" w14:textId="5E75548B" w:rsidR="00D300D7" w:rsidRDefault="00D300D7" w:rsidP="00A74C25">
            <w:pPr>
              <w:jc w:val="center"/>
              <w:rPr>
                <w:rFonts w:ascii="Tahoma" w:hAnsi="Tahoma" w:cs="Tahoma"/>
                <w:bCs/>
                <w:sz w:val="14"/>
                <w:szCs w:val="14"/>
              </w:rPr>
            </w:pPr>
            <w:r>
              <w:rPr>
                <w:rFonts w:ascii="Tahoma" w:hAnsi="Tahoma" w:cs="Tahoma"/>
                <w:bCs/>
                <w:sz w:val="14"/>
                <w:szCs w:val="14"/>
              </w:rPr>
              <w:t>3.89%</w:t>
            </w:r>
          </w:p>
        </w:tc>
        <w:tc>
          <w:tcPr>
            <w:tcW w:w="1321" w:type="dxa"/>
            <w:tcPrChange w:id="69" w:author="Ryan DeGaris" w:date="2024-05-10T13:41:00Z" w16du:dateUtc="2024-05-10T20:41:00Z">
              <w:tcPr>
                <w:tcW w:w="1321" w:type="dxa"/>
              </w:tcPr>
            </w:tcPrChange>
          </w:tcPr>
          <w:p w14:paraId="77579131" w14:textId="34252B9D" w:rsidR="00D300D7" w:rsidRDefault="00D300D7" w:rsidP="00A74C25">
            <w:pPr>
              <w:jc w:val="center"/>
              <w:rPr>
                <w:rFonts w:ascii="Tahoma" w:hAnsi="Tahoma" w:cs="Tahoma"/>
                <w:bCs/>
                <w:sz w:val="14"/>
                <w:szCs w:val="14"/>
              </w:rPr>
            </w:pPr>
            <w:r w:rsidRPr="00DC4FB8">
              <w:rPr>
                <w:rFonts w:ascii="Tahoma" w:hAnsi="Tahoma" w:cs="Tahoma"/>
                <w:bCs/>
                <w:sz w:val="14"/>
                <w:szCs w:val="14"/>
              </w:rPr>
              <w:t>NT</w:t>
            </w:r>
          </w:p>
        </w:tc>
        <w:tc>
          <w:tcPr>
            <w:tcW w:w="1321" w:type="dxa"/>
            <w:tcPrChange w:id="70" w:author="Ryan DeGaris" w:date="2024-05-10T13:41:00Z" w16du:dateUtc="2024-05-10T20:41:00Z">
              <w:tcPr>
                <w:tcW w:w="1321" w:type="dxa"/>
              </w:tcPr>
            </w:tcPrChange>
          </w:tcPr>
          <w:p w14:paraId="113713AD" w14:textId="77777777" w:rsidR="00D300D7" w:rsidRDefault="00D300D7" w:rsidP="00A74C25">
            <w:pPr>
              <w:jc w:val="center"/>
              <w:rPr>
                <w:rFonts w:ascii="Tahoma" w:hAnsi="Tahoma" w:cs="Tahoma"/>
                <w:bCs/>
                <w:sz w:val="14"/>
                <w:szCs w:val="14"/>
              </w:rPr>
            </w:pPr>
          </w:p>
        </w:tc>
      </w:tr>
      <w:tr w:rsidR="00D300D7" w:rsidRPr="00501417" w14:paraId="7468F0D3" w14:textId="08FA9B7C" w:rsidTr="00D300D7">
        <w:trPr>
          <w:jc w:val="center"/>
          <w:trPrChange w:id="71" w:author="Ryan DeGaris" w:date="2024-05-10T13:41:00Z" w16du:dateUtc="2024-05-10T20:41:00Z">
            <w:trPr>
              <w:jc w:val="center"/>
            </w:trPr>
          </w:trPrChange>
        </w:trPr>
        <w:tc>
          <w:tcPr>
            <w:tcW w:w="1298" w:type="dxa"/>
            <w:tcPrChange w:id="72" w:author="Ryan DeGaris" w:date="2024-05-10T13:41:00Z" w16du:dateUtc="2024-05-10T20:41:00Z">
              <w:tcPr>
                <w:tcW w:w="1298" w:type="dxa"/>
              </w:tcPr>
            </w:tcPrChange>
          </w:tcPr>
          <w:p w14:paraId="335C35F0" w14:textId="77777777" w:rsidR="00D300D7" w:rsidRPr="00501417" w:rsidRDefault="00D300D7" w:rsidP="00A74C25">
            <w:pPr>
              <w:jc w:val="center"/>
              <w:rPr>
                <w:rFonts w:ascii="Tahoma" w:hAnsi="Tahoma" w:cs="Tahoma"/>
                <w:bCs/>
                <w:sz w:val="14"/>
                <w:szCs w:val="14"/>
              </w:rPr>
            </w:pPr>
            <w:r w:rsidRPr="00501417">
              <w:rPr>
                <w:rFonts w:ascii="Tahoma" w:hAnsi="Tahoma" w:cs="Tahoma"/>
                <w:bCs/>
                <w:sz w:val="14"/>
                <w:szCs w:val="14"/>
              </w:rPr>
              <w:t>May</w:t>
            </w:r>
          </w:p>
        </w:tc>
        <w:tc>
          <w:tcPr>
            <w:tcW w:w="1321" w:type="dxa"/>
            <w:tcPrChange w:id="73" w:author="Ryan DeGaris" w:date="2024-05-10T13:41:00Z" w16du:dateUtc="2024-05-10T20:41:00Z">
              <w:tcPr>
                <w:tcW w:w="1321" w:type="dxa"/>
              </w:tcPr>
            </w:tcPrChange>
          </w:tcPr>
          <w:p w14:paraId="283497CF" w14:textId="18769454" w:rsidR="00D300D7" w:rsidRPr="00501417" w:rsidRDefault="00D300D7" w:rsidP="00A74C25">
            <w:pPr>
              <w:jc w:val="center"/>
              <w:rPr>
                <w:rFonts w:ascii="Tahoma" w:hAnsi="Tahoma" w:cs="Tahoma"/>
                <w:bCs/>
                <w:sz w:val="14"/>
                <w:szCs w:val="14"/>
              </w:rPr>
            </w:pPr>
            <w:r w:rsidRPr="00501417">
              <w:rPr>
                <w:rFonts w:ascii="Tahoma" w:hAnsi="Tahoma" w:cs="Tahoma"/>
                <w:bCs/>
                <w:sz w:val="14"/>
                <w:szCs w:val="14"/>
              </w:rPr>
              <w:t>9.8%</w:t>
            </w:r>
          </w:p>
        </w:tc>
        <w:tc>
          <w:tcPr>
            <w:tcW w:w="1321" w:type="dxa"/>
            <w:tcPrChange w:id="74" w:author="Ryan DeGaris" w:date="2024-05-10T13:41:00Z" w16du:dateUtc="2024-05-10T20:41:00Z">
              <w:tcPr>
                <w:tcW w:w="1321" w:type="dxa"/>
              </w:tcPr>
            </w:tcPrChange>
          </w:tcPr>
          <w:p w14:paraId="4298658E" w14:textId="49A7B3FD" w:rsidR="00D300D7" w:rsidRPr="00252438" w:rsidRDefault="00D300D7" w:rsidP="00A74C25">
            <w:pPr>
              <w:jc w:val="center"/>
              <w:rPr>
                <w:rFonts w:ascii="Tahoma" w:hAnsi="Tahoma" w:cs="Tahoma"/>
                <w:bCs/>
                <w:sz w:val="14"/>
                <w:szCs w:val="14"/>
              </w:rPr>
            </w:pPr>
            <w:r>
              <w:rPr>
                <w:rFonts w:ascii="Tahoma" w:hAnsi="Tahoma" w:cs="Tahoma"/>
                <w:bCs/>
                <w:sz w:val="14"/>
                <w:szCs w:val="14"/>
              </w:rPr>
              <w:t>-3.55%</w:t>
            </w:r>
          </w:p>
        </w:tc>
        <w:tc>
          <w:tcPr>
            <w:tcW w:w="1321" w:type="dxa"/>
            <w:tcPrChange w:id="75" w:author="Ryan DeGaris" w:date="2024-05-10T13:41:00Z" w16du:dateUtc="2024-05-10T20:41:00Z">
              <w:tcPr>
                <w:tcW w:w="1321" w:type="dxa"/>
              </w:tcPr>
            </w:tcPrChange>
          </w:tcPr>
          <w:p w14:paraId="2804715C" w14:textId="1A3DEDEA" w:rsidR="00D300D7" w:rsidRDefault="00D300D7" w:rsidP="00A74C25">
            <w:pPr>
              <w:jc w:val="center"/>
              <w:rPr>
                <w:rFonts w:ascii="Tahoma" w:hAnsi="Tahoma" w:cs="Tahoma"/>
                <w:bCs/>
                <w:sz w:val="14"/>
                <w:szCs w:val="14"/>
              </w:rPr>
            </w:pPr>
            <w:r>
              <w:rPr>
                <w:rFonts w:ascii="Tahoma" w:hAnsi="Tahoma" w:cs="Tahoma"/>
                <w:bCs/>
                <w:sz w:val="14"/>
                <w:szCs w:val="14"/>
              </w:rPr>
              <w:t>-1.61%</w:t>
            </w:r>
          </w:p>
        </w:tc>
        <w:tc>
          <w:tcPr>
            <w:tcW w:w="1321" w:type="dxa"/>
            <w:tcPrChange w:id="76" w:author="Ryan DeGaris" w:date="2024-05-10T13:41:00Z" w16du:dateUtc="2024-05-10T20:41:00Z">
              <w:tcPr>
                <w:tcW w:w="1321" w:type="dxa"/>
              </w:tcPr>
            </w:tcPrChange>
          </w:tcPr>
          <w:p w14:paraId="41EB6923" w14:textId="563938DA" w:rsidR="00D300D7" w:rsidRDefault="00D300D7" w:rsidP="00A74C25">
            <w:pPr>
              <w:jc w:val="center"/>
              <w:rPr>
                <w:rFonts w:ascii="Tahoma" w:hAnsi="Tahoma" w:cs="Tahoma"/>
                <w:bCs/>
                <w:sz w:val="14"/>
                <w:szCs w:val="14"/>
              </w:rPr>
            </w:pPr>
            <w:r>
              <w:rPr>
                <w:rFonts w:ascii="Tahoma" w:hAnsi="Tahoma" w:cs="Tahoma"/>
                <w:bCs/>
                <w:sz w:val="14"/>
                <w:szCs w:val="14"/>
              </w:rPr>
              <w:t>2.14%</w:t>
            </w:r>
          </w:p>
        </w:tc>
        <w:tc>
          <w:tcPr>
            <w:tcW w:w="1321" w:type="dxa"/>
            <w:tcPrChange w:id="77" w:author="Ryan DeGaris" w:date="2024-05-10T13:41:00Z" w16du:dateUtc="2024-05-10T20:41:00Z">
              <w:tcPr>
                <w:tcW w:w="1321" w:type="dxa"/>
              </w:tcPr>
            </w:tcPrChange>
          </w:tcPr>
          <w:p w14:paraId="7E37F5BA" w14:textId="1106E880" w:rsidR="00D300D7" w:rsidRDefault="00D300D7" w:rsidP="00A74C25">
            <w:pPr>
              <w:jc w:val="center"/>
              <w:rPr>
                <w:rFonts w:ascii="Tahoma" w:hAnsi="Tahoma" w:cs="Tahoma"/>
                <w:bCs/>
                <w:sz w:val="14"/>
                <w:szCs w:val="14"/>
              </w:rPr>
            </w:pPr>
            <w:r w:rsidRPr="00DC4FB8">
              <w:rPr>
                <w:rFonts w:ascii="Tahoma" w:hAnsi="Tahoma" w:cs="Tahoma"/>
                <w:bCs/>
                <w:sz w:val="14"/>
                <w:szCs w:val="14"/>
              </w:rPr>
              <w:t>NT</w:t>
            </w:r>
          </w:p>
        </w:tc>
        <w:tc>
          <w:tcPr>
            <w:tcW w:w="1321" w:type="dxa"/>
            <w:tcPrChange w:id="78" w:author="Ryan DeGaris" w:date="2024-05-10T13:41:00Z" w16du:dateUtc="2024-05-10T20:41:00Z">
              <w:tcPr>
                <w:tcW w:w="1321" w:type="dxa"/>
              </w:tcPr>
            </w:tcPrChange>
          </w:tcPr>
          <w:p w14:paraId="112B8A0A" w14:textId="77777777" w:rsidR="00D300D7" w:rsidRDefault="00D300D7" w:rsidP="00A74C25">
            <w:pPr>
              <w:jc w:val="center"/>
              <w:rPr>
                <w:rFonts w:ascii="Tahoma" w:hAnsi="Tahoma" w:cs="Tahoma"/>
                <w:bCs/>
                <w:sz w:val="14"/>
                <w:szCs w:val="14"/>
              </w:rPr>
            </w:pPr>
          </w:p>
        </w:tc>
      </w:tr>
      <w:tr w:rsidR="00D300D7" w:rsidRPr="00501417" w14:paraId="409070A9" w14:textId="4E5B58A1" w:rsidTr="00D300D7">
        <w:trPr>
          <w:jc w:val="center"/>
          <w:trPrChange w:id="79" w:author="Ryan DeGaris" w:date="2024-05-10T13:41:00Z" w16du:dateUtc="2024-05-10T20:41:00Z">
            <w:trPr>
              <w:jc w:val="center"/>
            </w:trPr>
          </w:trPrChange>
        </w:trPr>
        <w:tc>
          <w:tcPr>
            <w:tcW w:w="1298" w:type="dxa"/>
            <w:tcPrChange w:id="80" w:author="Ryan DeGaris" w:date="2024-05-10T13:41:00Z" w16du:dateUtc="2024-05-10T20:41:00Z">
              <w:tcPr>
                <w:tcW w:w="1298" w:type="dxa"/>
              </w:tcPr>
            </w:tcPrChange>
          </w:tcPr>
          <w:p w14:paraId="78EBC316" w14:textId="77777777" w:rsidR="00D300D7" w:rsidRPr="00501417" w:rsidRDefault="00D300D7" w:rsidP="00A74C25">
            <w:pPr>
              <w:jc w:val="center"/>
              <w:rPr>
                <w:rFonts w:ascii="Tahoma" w:hAnsi="Tahoma" w:cs="Tahoma"/>
                <w:bCs/>
                <w:sz w:val="14"/>
                <w:szCs w:val="14"/>
              </w:rPr>
            </w:pPr>
            <w:r w:rsidRPr="00501417">
              <w:rPr>
                <w:rFonts w:ascii="Tahoma" w:hAnsi="Tahoma" w:cs="Tahoma"/>
                <w:bCs/>
                <w:sz w:val="14"/>
                <w:szCs w:val="14"/>
              </w:rPr>
              <w:t>June</w:t>
            </w:r>
          </w:p>
        </w:tc>
        <w:tc>
          <w:tcPr>
            <w:tcW w:w="1321" w:type="dxa"/>
            <w:tcPrChange w:id="81" w:author="Ryan DeGaris" w:date="2024-05-10T13:41:00Z" w16du:dateUtc="2024-05-10T20:41:00Z">
              <w:tcPr>
                <w:tcW w:w="1321" w:type="dxa"/>
              </w:tcPr>
            </w:tcPrChange>
          </w:tcPr>
          <w:p w14:paraId="59ED74CE" w14:textId="18251197" w:rsidR="00D300D7" w:rsidRPr="00501417" w:rsidRDefault="00D300D7" w:rsidP="00A74C25">
            <w:pPr>
              <w:jc w:val="center"/>
              <w:rPr>
                <w:rFonts w:ascii="Tahoma" w:hAnsi="Tahoma" w:cs="Tahoma"/>
                <w:bCs/>
                <w:sz w:val="14"/>
                <w:szCs w:val="14"/>
              </w:rPr>
            </w:pPr>
            <w:r w:rsidRPr="00501417">
              <w:rPr>
                <w:rFonts w:ascii="Tahoma" w:hAnsi="Tahoma" w:cs="Tahoma"/>
                <w:bCs/>
                <w:sz w:val="14"/>
                <w:szCs w:val="14"/>
              </w:rPr>
              <w:t>4.41%</w:t>
            </w:r>
          </w:p>
        </w:tc>
        <w:tc>
          <w:tcPr>
            <w:tcW w:w="1321" w:type="dxa"/>
            <w:tcPrChange w:id="82" w:author="Ryan DeGaris" w:date="2024-05-10T13:41:00Z" w16du:dateUtc="2024-05-10T20:41:00Z">
              <w:tcPr>
                <w:tcW w:w="1321" w:type="dxa"/>
              </w:tcPr>
            </w:tcPrChange>
          </w:tcPr>
          <w:p w14:paraId="2D5C9FE3" w14:textId="10B89358" w:rsidR="00D300D7" w:rsidRPr="00252438" w:rsidRDefault="00D300D7" w:rsidP="00A74C25">
            <w:pPr>
              <w:jc w:val="center"/>
              <w:rPr>
                <w:rFonts w:ascii="Tahoma" w:hAnsi="Tahoma" w:cs="Tahoma"/>
                <w:bCs/>
                <w:sz w:val="14"/>
                <w:szCs w:val="14"/>
              </w:rPr>
            </w:pPr>
            <w:r>
              <w:rPr>
                <w:rFonts w:ascii="Tahoma" w:hAnsi="Tahoma" w:cs="Tahoma"/>
                <w:bCs/>
                <w:sz w:val="14"/>
                <w:szCs w:val="14"/>
              </w:rPr>
              <w:t>-4.75%</w:t>
            </w:r>
          </w:p>
        </w:tc>
        <w:tc>
          <w:tcPr>
            <w:tcW w:w="1321" w:type="dxa"/>
            <w:tcPrChange w:id="83" w:author="Ryan DeGaris" w:date="2024-05-10T13:41:00Z" w16du:dateUtc="2024-05-10T20:41:00Z">
              <w:tcPr>
                <w:tcW w:w="1321" w:type="dxa"/>
              </w:tcPr>
            </w:tcPrChange>
          </w:tcPr>
          <w:p w14:paraId="671F8BB2" w14:textId="47238387" w:rsidR="00D300D7" w:rsidRDefault="00D300D7" w:rsidP="00A74C25">
            <w:pPr>
              <w:jc w:val="center"/>
              <w:rPr>
                <w:rFonts w:ascii="Tahoma" w:hAnsi="Tahoma" w:cs="Tahoma"/>
                <w:bCs/>
                <w:sz w:val="14"/>
                <w:szCs w:val="14"/>
              </w:rPr>
            </w:pPr>
            <w:r>
              <w:rPr>
                <w:rFonts w:ascii="Tahoma" w:hAnsi="Tahoma" w:cs="Tahoma"/>
                <w:bCs/>
                <w:sz w:val="14"/>
                <w:szCs w:val="14"/>
              </w:rPr>
              <w:t>0.72%</w:t>
            </w:r>
          </w:p>
        </w:tc>
        <w:tc>
          <w:tcPr>
            <w:tcW w:w="1321" w:type="dxa"/>
            <w:tcPrChange w:id="84" w:author="Ryan DeGaris" w:date="2024-05-10T13:41:00Z" w16du:dateUtc="2024-05-10T20:41:00Z">
              <w:tcPr>
                <w:tcW w:w="1321" w:type="dxa"/>
              </w:tcPr>
            </w:tcPrChange>
          </w:tcPr>
          <w:p w14:paraId="0811E612" w14:textId="6C46F3A9" w:rsidR="00D300D7" w:rsidRDefault="00D300D7" w:rsidP="00A74C25">
            <w:pPr>
              <w:jc w:val="center"/>
              <w:rPr>
                <w:rFonts w:ascii="Tahoma" w:hAnsi="Tahoma" w:cs="Tahoma"/>
                <w:bCs/>
                <w:sz w:val="14"/>
                <w:szCs w:val="14"/>
              </w:rPr>
            </w:pPr>
            <w:r>
              <w:rPr>
                <w:rFonts w:ascii="Tahoma" w:hAnsi="Tahoma" w:cs="Tahoma"/>
                <w:bCs/>
                <w:sz w:val="14"/>
                <w:szCs w:val="14"/>
              </w:rPr>
              <w:t>0.76%</w:t>
            </w:r>
          </w:p>
        </w:tc>
        <w:tc>
          <w:tcPr>
            <w:tcW w:w="1321" w:type="dxa"/>
            <w:tcPrChange w:id="85" w:author="Ryan DeGaris" w:date="2024-05-10T13:41:00Z" w16du:dateUtc="2024-05-10T20:41:00Z">
              <w:tcPr>
                <w:tcW w:w="1321" w:type="dxa"/>
              </w:tcPr>
            </w:tcPrChange>
          </w:tcPr>
          <w:p w14:paraId="3DA06CAE" w14:textId="51122E65" w:rsidR="00D300D7" w:rsidRDefault="00D300D7" w:rsidP="00A74C25">
            <w:pPr>
              <w:jc w:val="center"/>
              <w:rPr>
                <w:rFonts w:ascii="Tahoma" w:hAnsi="Tahoma" w:cs="Tahoma"/>
                <w:bCs/>
                <w:sz w:val="14"/>
                <w:szCs w:val="14"/>
              </w:rPr>
            </w:pPr>
            <w:r w:rsidRPr="00DC4FB8">
              <w:rPr>
                <w:rFonts w:ascii="Tahoma" w:hAnsi="Tahoma" w:cs="Tahoma"/>
                <w:bCs/>
                <w:sz w:val="14"/>
                <w:szCs w:val="14"/>
              </w:rPr>
              <w:t>NT</w:t>
            </w:r>
          </w:p>
        </w:tc>
        <w:tc>
          <w:tcPr>
            <w:tcW w:w="1321" w:type="dxa"/>
            <w:tcPrChange w:id="86" w:author="Ryan DeGaris" w:date="2024-05-10T13:41:00Z" w16du:dateUtc="2024-05-10T20:41:00Z">
              <w:tcPr>
                <w:tcW w:w="1321" w:type="dxa"/>
              </w:tcPr>
            </w:tcPrChange>
          </w:tcPr>
          <w:p w14:paraId="2163FEC5" w14:textId="77777777" w:rsidR="00D300D7" w:rsidRDefault="00D300D7" w:rsidP="00A74C25">
            <w:pPr>
              <w:jc w:val="center"/>
              <w:rPr>
                <w:rFonts w:ascii="Tahoma" w:hAnsi="Tahoma" w:cs="Tahoma"/>
                <w:bCs/>
                <w:sz w:val="14"/>
                <w:szCs w:val="14"/>
              </w:rPr>
            </w:pPr>
          </w:p>
        </w:tc>
      </w:tr>
      <w:tr w:rsidR="00D300D7" w:rsidRPr="00501417" w14:paraId="1298ACC6" w14:textId="14317CB9" w:rsidTr="00D300D7">
        <w:trPr>
          <w:jc w:val="center"/>
          <w:trPrChange w:id="87" w:author="Ryan DeGaris" w:date="2024-05-10T13:41:00Z" w16du:dateUtc="2024-05-10T20:41:00Z">
            <w:trPr>
              <w:jc w:val="center"/>
            </w:trPr>
          </w:trPrChange>
        </w:trPr>
        <w:tc>
          <w:tcPr>
            <w:tcW w:w="1298" w:type="dxa"/>
            <w:tcPrChange w:id="88" w:author="Ryan DeGaris" w:date="2024-05-10T13:41:00Z" w16du:dateUtc="2024-05-10T20:41:00Z">
              <w:tcPr>
                <w:tcW w:w="1298" w:type="dxa"/>
              </w:tcPr>
            </w:tcPrChange>
          </w:tcPr>
          <w:p w14:paraId="003ECFE7" w14:textId="77777777" w:rsidR="00D300D7" w:rsidRPr="00501417" w:rsidRDefault="00D300D7" w:rsidP="00A74C25">
            <w:pPr>
              <w:jc w:val="center"/>
              <w:rPr>
                <w:rFonts w:ascii="Tahoma" w:hAnsi="Tahoma" w:cs="Tahoma"/>
                <w:bCs/>
                <w:sz w:val="14"/>
                <w:szCs w:val="14"/>
              </w:rPr>
            </w:pPr>
            <w:r w:rsidRPr="00501417">
              <w:rPr>
                <w:rFonts w:ascii="Tahoma" w:hAnsi="Tahoma" w:cs="Tahoma"/>
                <w:bCs/>
                <w:sz w:val="14"/>
                <w:szCs w:val="14"/>
              </w:rPr>
              <w:t>July</w:t>
            </w:r>
          </w:p>
        </w:tc>
        <w:tc>
          <w:tcPr>
            <w:tcW w:w="1321" w:type="dxa"/>
            <w:tcPrChange w:id="89" w:author="Ryan DeGaris" w:date="2024-05-10T13:41:00Z" w16du:dateUtc="2024-05-10T20:41:00Z">
              <w:tcPr>
                <w:tcW w:w="1321" w:type="dxa"/>
              </w:tcPr>
            </w:tcPrChange>
          </w:tcPr>
          <w:p w14:paraId="7F53EC71" w14:textId="612094BC" w:rsidR="00D300D7" w:rsidRPr="00501417" w:rsidRDefault="00D300D7" w:rsidP="00A74C25">
            <w:pPr>
              <w:jc w:val="center"/>
              <w:rPr>
                <w:rFonts w:ascii="Tahoma" w:hAnsi="Tahoma" w:cs="Tahoma"/>
                <w:bCs/>
                <w:sz w:val="14"/>
                <w:szCs w:val="14"/>
              </w:rPr>
            </w:pPr>
            <w:r w:rsidRPr="00501417">
              <w:rPr>
                <w:rFonts w:ascii="Tahoma" w:hAnsi="Tahoma" w:cs="Tahoma"/>
                <w:bCs/>
                <w:sz w:val="14"/>
                <w:szCs w:val="14"/>
              </w:rPr>
              <w:t>5.86%</w:t>
            </w:r>
          </w:p>
        </w:tc>
        <w:tc>
          <w:tcPr>
            <w:tcW w:w="1321" w:type="dxa"/>
            <w:tcPrChange w:id="90" w:author="Ryan DeGaris" w:date="2024-05-10T13:41:00Z" w16du:dateUtc="2024-05-10T20:41:00Z">
              <w:tcPr>
                <w:tcW w:w="1321" w:type="dxa"/>
              </w:tcPr>
            </w:tcPrChange>
          </w:tcPr>
          <w:p w14:paraId="0B2CF8B1" w14:textId="56530532" w:rsidR="00D300D7" w:rsidRPr="00252438" w:rsidRDefault="00D300D7" w:rsidP="00A74C25">
            <w:pPr>
              <w:jc w:val="center"/>
              <w:rPr>
                <w:rFonts w:ascii="Tahoma" w:hAnsi="Tahoma" w:cs="Tahoma"/>
                <w:bCs/>
                <w:sz w:val="14"/>
                <w:szCs w:val="14"/>
              </w:rPr>
            </w:pPr>
            <w:r>
              <w:rPr>
                <w:rFonts w:ascii="Tahoma" w:hAnsi="Tahoma" w:cs="Tahoma"/>
                <w:bCs/>
                <w:sz w:val="14"/>
                <w:szCs w:val="14"/>
              </w:rPr>
              <w:t>0.79%</w:t>
            </w:r>
          </w:p>
        </w:tc>
        <w:tc>
          <w:tcPr>
            <w:tcW w:w="1321" w:type="dxa"/>
            <w:tcPrChange w:id="91" w:author="Ryan DeGaris" w:date="2024-05-10T13:41:00Z" w16du:dateUtc="2024-05-10T20:41:00Z">
              <w:tcPr>
                <w:tcW w:w="1321" w:type="dxa"/>
              </w:tcPr>
            </w:tcPrChange>
          </w:tcPr>
          <w:p w14:paraId="4E86433B" w14:textId="4B90F2B0" w:rsidR="00D300D7" w:rsidRDefault="00D300D7" w:rsidP="00A74C25">
            <w:pPr>
              <w:jc w:val="center"/>
              <w:rPr>
                <w:rFonts w:ascii="Tahoma" w:hAnsi="Tahoma" w:cs="Tahoma"/>
                <w:bCs/>
                <w:sz w:val="14"/>
                <w:szCs w:val="14"/>
              </w:rPr>
            </w:pPr>
            <w:r>
              <w:rPr>
                <w:rFonts w:ascii="Tahoma" w:hAnsi="Tahoma" w:cs="Tahoma"/>
                <w:bCs/>
                <w:sz w:val="14"/>
                <w:szCs w:val="14"/>
              </w:rPr>
              <w:t>-3.76%</w:t>
            </w:r>
          </w:p>
        </w:tc>
        <w:tc>
          <w:tcPr>
            <w:tcW w:w="1321" w:type="dxa"/>
            <w:tcPrChange w:id="92" w:author="Ryan DeGaris" w:date="2024-05-10T13:41:00Z" w16du:dateUtc="2024-05-10T20:41:00Z">
              <w:tcPr>
                <w:tcW w:w="1321" w:type="dxa"/>
              </w:tcPr>
            </w:tcPrChange>
          </w:tcPr>
          <w:p w14:paraId="5D2CAB93" w14:textId="2527898E" w:rsidR="00D300D7" w:rsidRDefault="00D300D7" w:rsidP="00A74C25">
            <w:pPr>
              <w:jc w:val="center"/>
              <w:rPr>
                <w:rFonts w:ascii="Tahoma" w:hAnsi="Tahoma" w:cs="Tahoma"/>
                <w:bCs/>
                <w:sz w:val="14"/>
                <w:szCs w:val="14"/>
              </w:rPr>
            </w:pPr>
            <w:r>
              <w:rPr>
                <w:rFonts w:ascii="Tahoma" w:hAnsi="Tahoma" w:cs="Tahoma"/>
                <w:bCs/>
                <w:sz w:val="14"/>
                <w:szCs w:val="14"/>
              </w:rPr>
              <w:t>1.62%</w:t>
            </w:r>
          </w:p>
        </w:tc>
        <w:tc>
          <w:tcPr>
            <w:tcW w:w="1321" w:type="dxa"/>
            <w:tcPrChange w:id="93" w:author="Ryan DeGaris" w:date="2024-05-10T13:41:00Z" w16du:dateUtc="2024-05-10T20:41:00Z">
              <w:tcPr>
                <w:tcW w:w="1321" w:type="dxa"/>
              </w:tcPr>
            </w:tcPrChange>
          </w:tcPr>
          <w:p w14:paraId="23F261D7" w14:textId="418AC5DD" w:rsidR="00D300D7" w:rsidRDefault="00D300D7" w:rsidP="00A74C25">
            <w:pPr>
              <w:jc w:val="center"/>
              <w:rPr>
                <w:rFonts w:ascii="Tahoma" w:hAnsi="Tahoma" w:cs="Tahoma"/>
                <w:bCs/>
                <w:sz w:val="14"/>
                <w:szCs w:val="14"/>
              </w:rPr>
            </w:pPr>
            <w:r w:rsidRPr="00DC4FB8">
              <w:rPr>
                <w:rFonts w:ascii="Tahoma" w:hAnsi="Tahoma" w:cs="Tahoma"/>
                <w:bCs/>
                <w:sz w:val="14"/>
                <w:szCs w:val="14"/>
              </w:rPr>
              <w:t>NT</w:t>
            </w:r>
          </w:p>
        </w:tc>
        <w:tc>
          <w:tcPr>
            <w:tcW w:w="1321" w:type="dxa"/>
            <w:tcPrChange w:id="94" w:author="Ryan DeGaris" w:date="2024-05-10T13:41:00Z" w16du:dateUtc="2024-05-10T20:41:00Z">
              <w:tcPr>
                <w:tcW w:w="1321" w:type="dxa"/>
              </w:tcPr>
            </w:tcPrChange>
          </w:tcPr>
          <w:p w14:paraId="498A7EAD" w14:textId="77777777" w:rsidR="00D300D7" w:rsidRDefault="00D300D7" w:rsidP="00A74C25">
            <w:pPr>
              <w:jc w:val="center"/>
              <w:rPr>
                <w:rFonts w:ascii="Tahoma" w:hAnsi="Tahoma" w:cs="Tahoma"/>
                <w:bCs/>
                <w:sz w:val="14"/>
                <w:szCs w:val="14"/>
              </w:rPr>
            </w:pPr>
          </w:p>
        </w:tc>
      </w:tr>
      <w:tr w:rsidR="00D300D7" w:rsidRPr="00501417" w14:paraId="518BEEC7" w14:textId="612A98E6" w:rsidTr="00D300D7">
        <w:trPr>
          <w:jc w:val="center"/>
          <w:trPrChange w:id="95" w:author="Ryan DeGaris" w:date="2024-05-10T13:41:00Z" w16du:dateUtc="2024-05-10T20:41:00Z">
            <w:trPr>
              <w:jc w:val="center"/>
            </w:trPr>
          </w:trPrChange>
        </w:trPr>
        <w:tc>
          <w:tcPr>
            <w:tcW w:w="1298" w:type="dxa"/>
            <w:tcPrChange w:id="96" w:author="Ryan DeGaris" w:date="2024-05-10T13:41:00Z" w16du:dateUtc="2024-05-10T20:41:00Z">
              <w:tcPr>
                <w:tcW w:w="1298" w:type="dxa"/>
              </w:tcPr>
            </w:tcPrChange>
          </w:tcPr>
          <w:p w14:paraId="0628F63C" w14:textId="77777777" w:rsidR="00D300D7" w:rsidRPr="00501417" w:rsidRDefault="00D300D7" w:rsidP="00A74C25">
            <w:pPr>
              <w:jc w:val="center"/>
              <w:rPr>
                <w:rFonts w:ascii="Tahoma" w:hAnsi="Tahoma" w:cs="Tahoma"/>
                <w:bCs/>
                <w:sz w:val="14"/>
                <w:szCs w:val="14"/>
              </w:rPr>
            </w:pPr>
            <w:r w:rsidRPr="00501417">
              <w:rPr>
                <w:rFonts w:ascii="Tahoma" w:hAnsi="Tahoma" w:cs="Tahoma"/>
                <w:bCs/>
                <w:sz w:val="14"/>
                <w:szCs w:val="14"/>
              </w:rPr>
              <w:t>August</w:t>
            </w:r>
          </w:p>
        </w:tc>
        <w:tc>
          <w:tcPr>
            <w:tcW w:w="1321" w:type="dxa"/>
            <w:tcPrChange w:id="97" w:author="Ryan DeGaris" w:date="2024-05-10T13:41:00Z" w16du:dateUtc="2024-05-10T20:41:00Z">
              <w:tcPr>
                <w:tcW w:w="1321" w:type="dxa"/>
              </w:tcPr>
            </w:tcPrChange>
          </w:tcPr>
          <w:p w14:paraId="46F4AE63" w14:textId="39F6EA0E" w:rsidR="00D300D7" w:rsidRPr="00501417" w:rsidRDefault="00D300D7" w:rsidP="00A74C25">
            <w:pPr>
              <w:jc w:val="center"/>
              <w:rPr>
                <w:rFonts w:ascii="Tahoma" w:hAnsi="Tahoma" w:cs="Tahoma"/>
                <w:bCs/>
                <w:sz w:val="14"/>
                <w:szCs w:val="14"/>
              </w:rPr>
            </w:pPr>
            <w:r w:rsidRPr="00501417">
              <w:rPr>
                <w:rFonts w:ascii="Tahoma" w:hAnsi="Tahoma" w:cs="Tahoma"/>
                <w:bCs/>
                <w:sz w:val="14"/>
                <w:szCs w:val="14"/>
              </w:rPr>
              <w:t>7.7%</w:t>
            </w:r>
          </w:p>
        </w:tc>
        <w:tc>
          <w:tcPr>
            <w:tcW w:w="1321" w:type="dxa"/>
            <w:tcPrChange w:id="98" w:author="Ryan DeGaris" w:date="2024-05-10T13:41:00Z" w16du:dateUtc="2024-05-10T20:41:00Z">
              <w:tcPr>
                <w:tcW w:w="1321" w:type="dxa"/>
              </w:tcPr>
            </w:tcPrChange>
          </w:tcPr>
          <w:p w14:paraId="4BB197B0" w14:textId="685AC852" w:rsidR="00D300D7" w:rsidRPr="00252438" w:rsidRDefault="00D300D7" w:rsidP="00A74C25">
            <w:pPr>
              <w:jc w:val="center"/>
              <w:rPr>
                <w:rFonts w:ascii="Tahoma" w:hAnsi="Tahoma" w:cs="Tahoma"/>
                <w:bCs/>
                <w:sz w:val="14"/>
                <w:szCs w:val="14"/>
              </w:rPr>
            </w:pPr>
            <w:r>
              <w:rPr>
                <w:rFonts w:ascii="Tahoma" w:hAnsi="Tahoma" w:cs="Tahoma"/>
                <w:bCs/>
                <w:sz w:val="14"/>
                <w:szCs w:val="14"/>
              </w:rPr>
              <w:t>0.03%</w:t>
            </w:r>
          </w:p>
        </w:tc>
        <w:tc>
          <w:tcPr>
            <w:tcW w:w="1321" w:type="dxa"/>
            <w:tcPrChange w:id="99" w:author="Ryan DeGaris" w:date="2024-05-10T13:41:00Z" w16du:dateUtc="2024-05-10T20:41:00Z">
              <w:tcPr>
                <w:tcW w:w="1321" w:type="dxa"/>
              </w:tcPr>
            </w:tcPrChange>
          </w:tcPr>
          <w:p w14:paraId="6ED54EF4" w14:textId="6162724C" w:rsidR="00D300D7" w:rsidRDefault="00D300D7" w:rsidP="00A74C25">
            <w:pPr>
              <w:jc w:val="center"/>
              <w:rPr>
                <w:rFonts w:ascii="Tahoma" w:hAnsi="Tahoma" w:cs="Tahoma"/>
                <w:bCs/>
                <w:sz w:val="14"/>
                <w:szCs w:val="14"/>
              </w:rPr>
            </w:pPr>
            <w:r>
              <w:rPr>
                <w:rFonts w:ascii="Tahoma" w:hAnsi="Tahoma" w:cs="Tahoma"/>
                <w:bCs/>
                <w:sz w:val="14"/>
                <w:szCs w:val="14"/>
              </w:rPr>
              <w:t>-5.35%</w:t>
            </w:r>
          </w:p>
        </w:tc>
        <w:tc>
          <w:tcPr>
            <w:tcW w:w="1321" w:type="dxa"/>
            <w:tcPrChange w:id="100" w:author="Ryan DeGaris" w:date="2024-05-10T13:41:00Z" w16du:dateUtc="2024-05-10T20:41:00Z">
              <w:tcPr>
                <w:tcW w:w="1321" w:type="dxa"/>
              </w:tcPr>
            </w:tcPrChange>
          </w:tcPr>
          <w:p w14:paraId="5F0B3311" w14:textId="6701155B" w:rsidR="00D300D7" w:rsidRDefault="00D300D7" w:rsidP="00A74C25">
            <w:pPr>
              <w:jc w:val="center"/>
              <w:rPr>
                <w:rFonts w:ascii="Tahoma" w:hAnsi="Tahoma" w:cs="Tahoma"/>
                <w:bCs/>
                <w:sz w:val="14"/>
                <w:szCs w:val="14"/>
              </w:rPr>
            </w:pPr>
            <w:r>
              <w:rPr>
                <w:rFonts w:ascii="Tahoma" w:hAnsi="Tahoma" w:cs="Tahoma"/>
                <w:bCs/>
                <w:sz w:val="14"/>
                <w:szCs w:val="14"/>
              </w:rPr>
              <w:t>-3.07%</w:t>
            </w:r>
          </w:p>
        </w:tc>
        <w:tc>
          <w:tcPr>
            <w:tcW w:w="1321" w:type="dxa"/>
            <w:tcPrChange w:id="101" w:author="Ryan DeGaris" w:date="2024-05-10T13:41:00Z" w16du:dateUtc="2024-05-10T20:41:00Z">
              <w:tcPr>
                <w:tcW w:w="1321" w:type="dxa"/>
              </w:tcPr>
            </w:tcPrChange>
          </w:tcPr>
          <w:p w14:paraId="30EDFA88" w14:textId="03D57BB7" w:rsidR="00D300D7" w:rsidRDefault="00D300D7" w:rsidP="00A74C25">
            <w:pPr>
              <w:jc w:val="center"/>
              <w:rPr>
                <w:rFonts w:ascii="Tahoma" w:hAnsi="Tahoma" w:cs="Tahoma"/>
                <w:bCs/>
                <w:sz w:val="14"/>
                <w:szCs w:val="14"/>
              </w:rPr>
            </w:pPr>
            <w:r w:rsidRPr="00DC4FB8">
              <w:rPr>
                <w:rFonts w:ascii="Tahoma" w:hAnsi="Tahoma" w:cs="Tahoma"/>
                <w:bCs/>
                <w:sz w:val="14"/>
                <w:szCs w:val="14"/>
              </w:rPr>
              <w:t>NT</w:t>
            </w:r>
          </w:p>
        </w:tc>
        <w:tc>
          <w:tcPr>
            <w:tcW w:w="1321" w:type="dxa"/>
            <w:tcPrChange w:id="102" w:author="Ryan DeGaris" w:date="2024-05-10T13:41:00Z" w16du:dateUtc="2024-05-10T20:41:00Z">
              <w:tcPr>
                <w:tcW w:w="1321" w:type="dxa"/>
              </w:tcPr>
            </w:tcPrChange>
          </w:tcPr>
          <w:p w14:paraId="3A389888" w14:textId="77777777" w:rsidR="00D300D7" w:rsidRDefault="00D300D7" w:rsidP="00A74C25">
            <w:pPr>
              <w:jc w:val="center"/>
              <w:rPr>
                <w:rFonts w:ascii="Tahoma" w:hAnsi="Tahoma" w:cs="Tahoma"/>
                <w:bCs/>
                <w:sz w:val="14"/>
                <w:szCs w:val="14"/>
              </w:rPr>
            </w:pPr>
          </w:p>
        </w:tc>
      </w:tr>
      <w:tr w:rsidR="00D300D7" w:rsidRPr="00501417" w14:paraId="44CCADCF" w14:textId="28405F3E" w:rsidTr="00D300D7">
        <w:trPr>
          <w:jc w:val="center"/>
          <w:trPrChange w:id="103" w:author="Ryan DeGaris" w:date="2024-05-10T13:41:00Z" w16du:dateUtc="2024-05-10T20:41:00Z">
            <w:trPr>
              <w:jc w:val="center"/>
            </w:trPr>
          </w:trPrChange>
        </w:trPr>
        <w:tc>
          <w:tcPr>
            <w:tcW w:w="1298" w:type="dxa"/>
            <w:tcPrChange w:id="104" w:author="Ryan DeGaris" w:date="2024-05-10T13:41:00Z" w16du:dateUtc="2024-05-10T20:41:00Z">
              <w:tcPr>
                <w:tcW w:w="1298" w:type="dxa"/>
              </w:tcPr>
            </w:tcPrChange>
          </w:tcPr>
          <w:p w14:paraId="00541F70" w14:textId="77777777" w:rsidR="00D300D7" w:rsidRPr="00501417" w:rsidRDefault="00D300D7" w:rsidP="00A74C25">
            <w:pPr>
              <w:jc w:val="center"/>
              <w:rPr>
                <w:rFonts w:ascii="Tahoma" w:hAnsi="Tahoma" w:cs="Tahoma"/>
                <w:bCs/>
                <w:sz w:val="14"/>
                <w:szCs w:val="14"/>
              </w:rPr>
            </w:pPr>
            <w:r w:rsidRPr="00501417">
              <w:rPr>
                <w:rFonts w:ascii="Tahoma" w:hAnsi="Tahoma" w:cs="Tahoma"/>
                <w:bCs/>
                <w:sz w:val="14"/>
                <w:szCs w:val="14"/>
              </w:rPr>
              <w:t>September</w:t>
            </w:r>
          </w:p>
        </w:tc>
        <w:tc>
          <w:tcPr>
            <w:tcW w:w="1321" w:type="dxa"/>
            <w:tcPrChange w:id="105" w:author="Ryan DeGaris" w:date="2024-05-10T13:41:00Z" w16du:dateUtc="2024-05-10T20:41:00Z">
              <w:tcPr>
                <w:tcW w:w="1321" w:type="dxa"/>
              </w:tcPr>
            </w:tcPrChange>
          </w:tcPr>
          <w:p w14:paraId="548D8F81" w14:textId="507DFB4B" w:rsidR="00D300D7" w:rsidRPr="00501417" w:rsidRDefault="00D300D7" w:rsidP="00A74C25">
            <w:pPr>
              <w:jc w:val="center"/>
              <w:rPr>
                <w:rFonts w:ascii="Tahoma" w:hAnsi="Tahoma" w:cs="Tahoma"/>
                <w:bCs/>
                <w:sz w:val="14"/>
                <w:szCs w:val="14"/>
              </w:rPr>
            </w:pPr>
            <w:r w:rsidRPr="00501417">
              <w:rPr>
                <w:rFonts w:ascii="Tahoma" w:hAnsi="Tahoma" w:cs="Tahoma"/>
                <w:bCs/>
                <w:sz w:val="14"/>
                <w:szCs w:val="14"/>
              </w:rPr>
              <w:t>-6.0%</w:t>
            </w:r>
          </w:p>
        </w:tc>
        <w:tc>
          <w:tcPr>
            <w:tcW w:w="1321" w:type="dxa"/>
            <w:tcPrChange w:id="106" w:author="Ryan DeGaris" w:date="2024-05-10T13:41:00Z" w16du:dateUtc="2024-05-10T20:41:00Z">
              <w:tcPr>
                <w:tcW w:w="1321" w:type="dxa"/>
              </w:tcPr>
            </w:tcPrChange>
          </w:tcPr>
          <w:p w14:paraId="021801F2" w14:textId="3C468C43" w:rsidR="00D300D7" w:rsidRPr="00252438" w:rsidRDefault="00D300D7" w:rsidP="00A74C25">
            <w:pPr>
              <w:jc w:val="center"/>
              <w:rPr>
                <w:rFonts w:ascii="Tahoma" w:hAnsi="Tahoma" w:cs="Tahoma"/>
                <w:bCs/>
                <w:sz w:val="14"/>
                <w:szCs w:val="14"/>
              </w:rPr>
            </w:pPr>
            <w:r>
              <w:rPr>
                <w:rFonts w:ascii="Tahoma" w:hAnsi="Tahoma" w:cs="Tahoma"/>
                <w:bCs/>
                <w:sz w:val="14"/>
                <w:szCs w:val="14"/>
              </w:rPr>
              <w:t>4.11%</w:t>
            </w:r>
          </w:p>
        </w:tc>
        <w:tc>
          <w:tcPr>
            <w:tcW w:w="1321" w:type="dxa"/>
            <w:tcPrChange w:id="107" w:author="Ryan DeGaris" w:date="2024-05-10T13:41:00Z" w16du:dateUtc="2024-05-10T20:41:00Z">
              <w:tcPr>
                <w:tcW w:w="1321" w:type="dxa"/>
              </w:tcPr>
            </w:tcPrChange>
          </w:tcPr>
          <w:p w14:paraId="0523D1BF" w14:textId="784CB32F" w:rsidR="00D300D7" w:rsidRDefault="00D300D7" w:rsidP="00A74C25">
            <w:pPr>
              <w:jc w:val="center"/>
              <w:rPr>
                <w:rFonts w:ascii="Tahoma" w:hAnsi="Tahoma" w:cs="Tahoma"/>
                <w:bCs/>
                <w:sz w:val="14"/>
                <w:szCs w:val="14"/>
              </w:rPr>
            </w:pPr>
            <w:r>
              <w:rPr>
                <w:rFonts w:ascii="Tahoma" w:hAnsi="Tahoma" w:cs="Tahoma"/>
                <w:bCs/>
                <w:sz w:val="14"/>
                <w:szCs w:val="14"/>
              </w:rPr>
              <w:t>-4.43%</w:t>
            </w:r>
          </w:p>
        </w:tc>
        <w:tc>
          <w:tcPr>
            <w:tcW w:w="1321" w:type="dxa"/>
            <w:tcPrChange w:id="108" w:author="Ryan DeGaris" w:date="2024-05-10T13:41:00Z" w16du:dateUtc="2024-05-10T20:41:00Z">
              <w:tcPr>
                <w:tcW w:w="1321" w:type="dxa"/>
              </w:tcPr>
            </w:tcPrChange>
          </w:tcPr>
          <w:p w14:paraId="2EFE4D4B" w14:textId="1031CB83" w:rsidR="00D300D7" w:rsidRDefault="00D300D7" w:rsidP="00A74C25">
            <w:pPr>
              <w:jc w:val="center"/>
              <w:rPr>
                <w:rFonts w:ascii="Tahoma" w:hAnsi="Tahoma" w:cs="Tahoma"/>
                <w:bCs/>
                <w:sz w:val="14"/>
                <w:szCs w:val="14"/>
              </w:rPr>
            </w:pPr>
            <w:r>
              <w:rPr>
                <w:rFonts w:ascii="Tahoma" w:hAnsi="Tahoma" w:cs="Tahoma"/>
                <w:bCs/>
                <w:sz w:val="14"/>
                <w:szCs w:val="14"/>
              </w:rPr>
              <w:t>-0.57%</w:t>
            </w:r>
          </w:p>
        </w:tc>
        <w:tc>
          <w:tcPr>
            <w:tcW w:w="1321" w:type="dxa"/>
            <w:tcPrChange w:id="109" w:author="Ryan DeGaris" w:date="2024-05-10T13:41:00Z" w16du:dateUtc="2024-05-10T20:41:00Z">
              <w:tcPr>
                <w:tcW w:w="1321" w:type="dxa"/>
              </w:tcPr>
            </w:tcPrChange>
          </w:tcPr>
          <w:p w14:paraId="073C1CBA" w14:textId="2FF7D973" w:rsidR="00D300D7" w:rsidRDefault="00D300D7" w:rsidP="00A74C25">
            <w:pPr>
              <w:jc w:val="center"/>
              <w:rPr>
                <w:rFonts w:ascii="Tahoma" w:hAnsi="Tahoma" w:cs="Tahoma"/>
                <w:bCs/>
                <w:sz w:val="14"/>
                <w:szCs w:val="14"/>
              </w:rPr>
            </w:pPr>
            <w:r w:rsidRPr="00DC4FB8">
              <w:rPr>
                <w:rFonts w:ascii="Tahoma" w:hAnsi="Tahoma" w:cs="Tahoma"/>
                <w:bCs/>
                <w:sz w:val="14"/>
                <w:szCs w:val="14"/>
              </w:rPr>
              <w:t>NT</w:t>
            </w:r>
          </w:p>
        </w:tc>
        <w:tc>
          <w:tcPr>
            <w:tcW w:w="1321" w:type="dxa"/>
            <w:tcPrChange w:id="110" w:author="Ryan DeGaris" w:date="2024-05-10T13:41:00Z" w16du:dateUtc="2024-05-10T20:41:00Z">
              <w:tcPr>
                <w:tcW w:w="1321" w:type="dxa"/>
              </w:tcPr>
            </w:tcPrChange>
          </w:tcPr>
          <w:p w14:paraId="48928C17" w14:textId="77777777" w:rsidR="00D300D7" w:rsidRDefault="00D300D7" w:rsidP="00A74C25">
            <w:pPr>
              <w:jc w:val="center"/>
              <w:rPr>
                <w:rFonts w:ascii="Tahoma" w:hAnsi="Tahoma" w:cs="Tahoma"/>
                <w:bCs/>
                <w:sz w:val="14"/>
                <w:szCs w:val="14"/>
              </w:rPr>
            </w:pPr>
          </w:p>
        </w:tc>
      </w:tr>
      <w:tr w:rsidR="00D300D7" w:rsidRPr="00501417" w14:paraId="43D0E482" w14:textId="39151B88" w:rsidTr="00D300D7">
        <w:trPr>
          <w:jc w:val="center"/>
          <w:trPrChange w:id="111" w:author="Ryan DeGaris" w:date="2024-05-10T13:41:00Z" w16du:dateUtc="2024-05-10T20:41:00Z">
            <w:trPr>
              <w:jc w:val="center"/>
            </w:trPr>
          </w:trPrChange>
        </w:trPr>
        <w:tc>
          <w:tcPr>
            <w:tcW w:w="1298" w:type="dxa"/>
            <w:tcPrChange w:id="112" w:author="Ryan DeGaris" w:date="2024-05-10T13:41:00Z" w16du:dateUtc="2024-05-10T20:41:00Z">
              <w:tcPr>
                <w:tcW w:w="1298" w:type="dxa"/>
              </w:tcPr>
            </w:tcPrChange>
          </w:tcPr>
          <w:p w14:paraId="7B34C91E" w14:textId="77777777" w:rsidR="00D300D7" w:rsidRPr="00501417" w:rsidRDefault="00D300D7" w:rsidP="00A74C25">
            <w:pPr>
              <w:jc w:val="center"/>
              <w:rPr>
                <w:rFonts w:ascii="Tahoma" w:hAnsi="Tahoma" w:cs="Tahoma"/>
                <w:bCs/>
                <w:sz w:val="14"/>
                <w:szCs w:val="14"/>
              </w:rPr>
            </w:pPr>
            <w:r w:rsidRPr="00501417">
              <w:rPr>
                <w:rFonts w:ascii="Tahoma" w:hAnsi="Tahoma" w:cs="Tahoma"/>
                <w:bCs/>
                <w:sz w:val="14"/>
                <w:szCs w:val="14"/>
              </w:rPr>
              <w:t>October</w:t>
            </w:r>
          </w:p>
        </w:tc>
        <w:tc>
          <w:tcPr>
            <w:tcW w:w="1321" w:type="dxa"/>
            <w:tcPrChange w:id="113" w:author="Ryan DeGaris" w:date="2024-05-10T13:41:00Z" w16du:dateUtc="2024-05-10T20:41:00Z">
              <w:tcPr>
                <w:tcW w:w="1321" w:type="dxa"/>
              </w:tcPr>
            </w:tcPrChange>
          </w:tcPr>
          <w:p w14:paraId="3644BDF3" w14:textId="01C0FCAB" w:rsidR="00D300D7" w:rsidRPr="00501417" w:rsidRDefault="00D300D7" w:rsidP="00A74C25">
            <w:pPr>
              <w:jc w:val="center"/>
              <w:rPr>
                <w:rFonts w:ascii="Tahoma" w:hAnsi="Tahoma" w:cs="Tahoma"/>
                <w:bCs/>
                <w:sz w:val="14"/>
                <w:szCs w:val="14"/>
              </w:rPr>
            </w:pPr>
            <w:r w:rsidRPr="00501417">
              <w:rPr>
                <w:rFonts w:ascii="Tahoma" w:hAnsi="Tahoma" w:cs="Tahoma"/>
                <w:bCs/>
                <w:sz w:val="14"/>
                <w:szCs w:val="14"/>
              </w:rPr>
              <w:t>6.49%</w:t>
            </w:r>
          </w:p>
        </w:tc>
        <w:tc>
          <w:tcPr>
            <w:tcW w:w="1321" w:type="dxa"/>
            <w:tcPrChange w:id="114" w:author="Ryan DeGaris" w:date="2024-05-10T13:41:00Z" w16du:dateUtc="2024-05-10T20:41:00Z">
              <w:tcPr>
                <w:tcW w:w="1321" w:type="dxa"/>
              </w:tcPr>
            </w:tcPrChange>
          </w:tcPr>
          <w:p w14:paraId="5F7B371A" w14:textId="08D788F2" w:rsidR="00D300D7" w:rsidRPr="00252438" w:rsidRDefault="00D300D7" w:rsidP="00A74C25">
            <w:pPr>
              <w:jc w:val="center"/>
              <w:rPr>
                <w:rFonts w:ascii="Tahoma" w:hAnsi="Tahoma" w:cs="Tahoma"/>
                <w:bCs/>
                <w:sz w:val="14"/>
                <w:szCs w:val="14"/>
              </w:rPr>
            </w:pPr>
            <w:r>
              <w:rPr>
                <w:rFonts w:ascii="Tahoma" w:hAnsi="Tahoma" w:cs="Tahoma"/>
                <w:bCs/>
                <w:sz w:val="14"/>
                <w:szCs w:val="14"/>
              </w:rPr>
              <w:t>-2.27%</w:t>
            </w:r>
          </w:p>
        </w:tc>
        <w:tc>
          <w:tcPr>
            <w:tcW w:w="1321" w:type="dxa"/>
            <w:tcPrChange w:id="115" w:author="Ryan DeGaris" w:date="2024-05-10T13:41:00Z" w16du:dateUtc="2024-05-10T20:41:00Z">
              <w:tcPr>
                <w:tcW w:w="1321" w:type="dxa"/>
              </w:tcPr>
            </w:tcPrChange>
          </w:tcPr>
          <w:p w14:paraId="03EB7CEB" w14:textId="2C15CD63" w:rsidR="00D300D7" w:rsidRDefault="00D300D7" w:rsidP="00A74C25">
            <w:pPr>
              <w:jc w:val="center"/>
              <w:rPr>
                <w:rFonts w:ascii="Tahoma" w:hAnsi="Tahoma" w:cs="Tahoma"/>
                <w:bCs/>
                <w:sz w:val="14"/>
                <w:szCs w:val="14"/>
              </w:rPr>
            </w:pPr>
            <w:r>
              <w:rPr>
                <w:rFonts w:ascii="Tahoma" w:hAnsi="Tahoma" w:cs="Tahoma"/>
                <w:bCs/>
                <w:sz w:val="14"/>
                <w:szCs w:val="14"/>
              </w:rPr>
              <w:t>6.93%</w:t>
            </w:r>
          </w:p>
        </w:tc>
        <w:tc>
          <w:tcPr>
            <w:tcW w:w="1321" w:type="dxa"/>
            <w:tcPrChange w:id="116" w:author="Ryan DeGaris" w:date="2024-05-10T13:41:00Z" w16du:dateUtc="2024-05-10T20:41:00Z">
              <w:tcPr>
                <w:tcW w:w="1321" w:type="dxa"/>
              </w:tcPr>
            </w:tcPrChange>
          </w:tcPr>
          <w:p w14:paraId="1A87D2A7" w14:textId="407F6984" w:rsidR="00D300D7" w:rsidRDefault="00D300D7" w:rsidP="00A74C25">
            <w:pPr>
              <w:jc w:val="center"/>
              <w:rPr>
                <w:rFonts w:ascii="Tahoma" w:hAnsi="Tahoma" w:cs="Tahoma"/>
                <w:bCs/>
                <w:sz w:val="14"/>
                <w:szCs w:val="14"/>
              </w:rPr>
            </w:pPr>
            <w:r>
              <w:rPr>
                <w:rFonts w:ascii="Tahoma" w:hAnsi="Tahoma" w:cs="Tahoma"/>
                <w:bCs/>
                <w:sz w:val="14"/>
                <w:szCs w:val="14"/>
              </w:rPr>
              <w:t>-32.11%</w:t>
            </w:r>
          </w:p>
        </w:tc>
        <w:tc>
          <w:tcPr>
            <w:tcW w:w="1321" w:type="dxa"/>
            <w:tcPrChange w:id="117" w:author="Ryan DeGaris" w:date="2024-05-10T13:41:00Z" w16du:dateUtc="2024-05-10T20:41:00Z">
              <w:tcPr>
                <w:tcW w:w="1321" w:type="dxa"/>
              </w:tcPr>
            </w:tcPrChange>
          </w:tcPr>
          <w:p w14:paraId="7139E401" w14:textId="525DCC92" w:rsidR="00D300D7" w:rsidRDefault="00D300D7" w:rsidP="00A74C25">
            <w:pPr>
              <w:jc w:val="center"/>
              <w:rPr>
                <w:rFonts w:ascii="Tahoma" w:hAnsi="Tahoma" w:cs="Tahoma"/>
                <w:bCs/>
                <w:sz w:val="14"/>
                <w:szCs w:val="14"/>
              </w:rPr>
            </w:pPr>
            <w:r w:rsidRPr="00DC4FB8">
              <w:rPr>
                <w:rFonts w:ascii="Tahoma" w:hAnsi="Tahoma" w:cs="Tahoma"/>
                <w:bCs/>
                <w:sz w:val="14"/>
                <w:szCs w:val="14"/>
              </w:rPr>
              <w:t>NT</w:t>
            </w:r>
          </w:p>
        </w:tc>
        <w:tc>
          <w:tcPr>
            <w:tcW w:w="1321" w:type="dxa"/>
            <w:tcPrChange w:id="118" w:author="Ryan DeGaris" w:date="2024-05-10T13:41:00Z" w16du:dateUtc="2024-05-10T20:41:00Z">
              <w:tcPr>
                <w:tcW w:w="1321" w:type="dxa"/>
              </w:tcPr>
            </w:tcPrChange>
          </w:tcPr>
          <w:p w14:paraId="79CE0DB0" w14:textId="77777777" w:rsidR="00D300D7" w:rsidRDefault="00D300D7" w:rsidP="00A74C25">
            <w:pPr>
              <w:jc w:val="center"/>
              <w:rPr>
                <w:rFonts w:ascii="Tahoma" w:hAnsi="Tahoma" w:cs="Tahoma"/>
                <w:bCs/>
                <w:sz w:val="14"/>
                <w:szCs w:val="14"/>
              </w:rPr>
            </w:pPr>
          </w:p>
        </w:tc>
      </w:tr>
      <w:tr w:rsidR="00D300D7" w:rsidRPr="00501417" w14:paraId="00C40922" w14:textId="70F01E9B" w:rsidTr="00D300D7">
        <w:trPr>
          <w:jc w:val="center"/>
          <w:trPrChange w:id="119" w:author="Ryan DeGaris" w:date="2024-05-10T13:41:00Z" w16du:dateUtc="2024-05-10T20:41:00Z">
            <w:trPr>
              <w:jc w:val="center"/>
            </w:trPr>
          </w:trPrChange>
        </w:trPr>
        <w:tc>
          <w:tcPr>
            <w:tcW w:w="1298" w:type="dxa"/>
            <w:tcPrChange w:id="120" w:author="Ryan DeGaris" w:date="2024-05-10T13:41:00Z" w16du:dateUtc="2024-05-10T20:41:00Z">
              <w:tcPr>
                <w:tcW w:w="1298" w:type="dxa"/>
              </w:tcPr>
            </w:tcPrChange>
          </w:tcPr>
          <w:p w14:paraId="3FDB1CED" w14:textId="77777777" w:rsidR="00D300D7" w:rsidRPr="00501417" w:rsidRDefault="00D300D7" w:rsidP="00A74C25">
            <w:pPr>
              <w:jc w:val="center"/>
              <w:rPr>
                <w:rFonts w:ascii="Tahoma" w:hAnsi="Tahoma" w:cs="Tahoma"/>
                <w:bCs/>
                <w:sz w:val="14"/>
                <w:szCs w:val="14"/>
              </w:rPr>
            </w:pPr>
            <w:r w:rsidRPr="00501417">
              <w:rPr>
                <w:rFonts w:ascii="Tahoma" w:hAnsi="Tahoma" w:cs="Tahoma"/>
                <w:bCs/>
                <w:sz w:val="14"/>
                <w:szCs w:val="14"/>
              </w:rPr>
              <w:t>November</w:t>
            </w:r>
          </w:p>
        </w:tc>
        <w:tc>
          <w:tcPr>
            <w:tcW w:w="1321" w:type="dxa"/>
            <w:tcPrChange w:id="121" w:author="Ryan DeGaris" w:date="2024-05-10T13:41:00Z" w16du:dateUtc="2024-05-10T20:41:00Z">
              <w:tcPr>
                <w:tcW w:w="1321" w:type="dxa"/>
              </w:tcPr>
            </w:tcPrChange>
          </w:tcPr>
          <w:p w14:paraId="765955EE" w14:textId="043C218F" w:rsidR="00D300D7" w:rsidRPr="00501417" w:rsidRDefault="00D300D7" w:rsidP="00A74C25">
            <w:pPr>
              <w:jc w:val="center"/>
              <w:rPr>
                <w:rFonts w:ascii="Tahoma" w:hAnsi="Tahoma" w:cs="Tahoma"/>
                <w:bCs/>
                <w:sz w:val="14"/>
                <w:szCs w:val="14"/>
              </w:rPr>
            </w:pPr>
            <w:r w:rsidRPr="00501417">
              <w:rPr>
                <w:rFonts w:ascii="Tahoma" w:hAnsi="Tahoma" w:cs="Tahoma"/>
                <w:bCs/>
                <w:sz w:val="14"/>
                <w:szCs w:val="14"/>
              </w:rPr>
              <w:t>-0.98%</w:t>
            </w:r>
          </w:p>
        </w:tc>
        <w:tc>
          <w:tcPr>
            <w:tcW w:w="1321" w:type="dxa"/>
            <w:tcPrChange w:id="122" w:author="Ryan DeGaris" w:date="2024-05-10T13:41:00Z" w16du:dateUtc="2024-05-10T20:41:00Z">
              <w:tcPr>
                <w:tcW w:w="1321" w:type="dxa"/>
              </w:tcPr>
            </w:tcPrChange>
          </w:tcPr>
          <w:p w14:paraId="664A83E5" w14:textId="525250D3" w:rsidR="00D300D7" w:rsidRPr="00252438" w:rsidRDefault="00D300D7" w:rsidP="00A74C25">
            <w:pPr>
              <w:jc w:val="center"/>
              <w:rPr>
                <w:rFonts w:ascii="Tahoma" w:hAnsi="Tahoma" w:cs="Tahoma"/>
                <w:bCs/>
                <w:sz w:val="14"/>
                <w:szCs w:val="14"/>
              </w:rPr>
            </w:pPr>
            <w:r>
              <w:rPr>
                <w:rFonts w:ascii="Tahoma" w:hAnsi="Tahoma" w:cs="Tahoma"/>
                <w:bCs/>
                <w:sz w:val="14"/>
                <w:szCs w:val="14"/>
              </w:rPr>
              <w:t>-4.08%</w:t>
            </w:r>
          </w:p>
        </w:tc>
        <w:tc>
          <w:tcPr>
            <w:tcW w:w="1321" w:type="dxa"/>
            <w:tcPrChange w:id="123" w:author="Ryan DeGaris" w:date="2024-05-10T13:41:00Z" w16du:dateUtc="2024-05-10T20:41:00Z">
              <w:tcPr>
                <w:tcW w:w="1321" w:type="dxa"/>
              </w:tcPr>
            </w:tcPrChange>
          </w:tcPr>
          <w:p w14:paraId="0C40034F" w14:textId="0D6484B8" w:rsidR="00D300D7" w:rsidRDefault="00D300D7" w:rsidP="00A74C25">
            <w:pPr>
              <w:jc w:val="center"/>
              <w:rPr>
                <w:rFonts w:ascii="Tahoma" w:hAnsi="Tahoma" w:cs="Tahoma"/>
                <w:bCs/>
                <w:sz w:val="14"/>
                <w:szCs w:val="14"/>
              </w:rPr>
            </w:pPr>
            <w:r>
              <w:rPr>
                <w:rFonts w:ascii="Tahoma" w:hAnsi="Tahoma" w:cs="Tahoma"/>
                <w:bCs/>
                <w:sz w:val="14"/>
                <w:szCs w:val="14"/>
              </w:rPr>
              <w:t>0.52%</w:t>
            </w:r>
          </w:p>
        </w:tc>
        <w:tc>
          <w:tcPr>
            <w:tcW w:w="1321" w:type="dxa"/>
            <w:tcPrChange w:id="124" w:author="Ryan DeGaris" w:date="2024-05-10T13:41:00Z" w16du:dateUtc="2024-05-10T20:41:00Z">
              <w:tcPr>
                <w:tcW w:w="1321" w:type="dxa"/>
              </w:tcPr>
            </w:tcPrChange>
          </w:tcPr>
          <w:p w14:paraId="5E27220A" w14:textId="52E93F0D" w:rsidR="00D300D7" w:rsidRDefault="00D300D7" w:rsidP="00A74C25">
            <w:pPr>
              <w:jc w:val="center"/>
              <w:rPr>
                <w:rFonts w:ascii="Tahoma" w:hAnsi="Tahoma" w:cs="Tahoma"/>
                <w:bCs/>
                <w:sz w:val="14"/>
                <w:szCs w:val="14"/>
              </w:rPr>
            </w:pPr>
            <w:r>
              <w:rPr>
                <w:rFonts w:ascii="Tahoma" w:hAnsi="Tahoma" w:cs="Tahoma"/>
                <w:bCs/>
                <w:sz w:val="14"/>
                <w:szCs w:val="14"/>
              </w:rPr>
              <w:t>-8.35%</w:t>
            </w:r>
          </w:p>
        </w:tc>
        <w:tc>
          <w:tcPr>
            <w:tcW w:w="1321" w:type="dxa"/>
            <w:tcPrChange w:id="125" w:author="Ryan DeGaris" w:date="2024-05-10T13:41:00Z" w16du:dateUtc="2024-05-10T20:41:00Z">
              <w:tcPr>
                <w:tcW w:w="1321" w:type="dxa"/>
              </w:tcPr>
            </w:tcPrChange>
          </w:tcPr>
          <w:p w14:paraId="1F392253" w14:textId="737DD4ED" w:rsidR="00D300D7" w:rsidRDefault="00D300D7" w:rsidP="00A74C25">
            <w:pPr>
              <w:jc w:val="center"/>
              <w:rPr>
                <w:rFonts w:ascii="Tahoma" w:hAnsi="Tahoma" w:cs="Tahoma"/>
                <w:bCs/>
                <w:sz w:val="14"/>
                <w:szCs w:val="14"/>
              </w:rPr>
            </w:pPr>
            <w:r w:rsidRPr="00DC4FB8">
              <w:rPr>
                <w:rFonts w:ascii="Tahoma" w:hAnsi="Tahoma" w:cs="Tahoma"/>
                <w:bCs/>
                <w:sz w:val="14"/>
                <w:szCs w:val="14"/>
              </w:rPr>
              <w:t>NT</w:t>
            </w:r>
          </w:p>
        </w:tc>
        <w:tc>
          <w:tcPr>
            <w:tcW w:w="1321" w:type="dxa"/>
            <w:tcPrChange w:id="126" w:author="Ryan DeGaris" w:date="2024-05-10T13:41:00Z" w16du:dateUtc="2024-05-10T20:41:00Z">
              <w:tcPr>
                <w:tcW w:w="1321" w:type="dxa"/>
              </w:tcPr>
            </w:tcPrChange>
          </w:tcPr>
          <w:p w14:paraId="46D3224F" w14:textId="77777777" w:rsidR="00D300D7" w:rsidRDefault="00D300D7" w:rsidP="00A74C25">
            <w:pPr>
              <w:jc w:val="center"/>
              <w:rPr>
                <w:rFonts w:ascii="Tahoma" w:hAnsi="Tahoma" w:cs="Tahoma"/>
                <w:bCs/>
                <w:sz w:val="14"/>
                <w:szCs w:val="14"/>
              </w:rPr>
            </w:pPr>
          </w:p>
        </w:tc>
      </w:tr>
      <w:tr w:rsidR="00D300D7" w:rsidRPr="00501417" w14:paraId="393227C0" w14:textId="2CD8103C" w:rsidTr="00D300D7">
        <w:trPr>
          <w:jc w:val="center"/>
          <w:trPrChange w:id="127" w:author="Ryan DeGaris" w:date="2024-05-10T13:41:00Z" w16du:dateUtc="2024-05-10T20:41:00Z">
            <w:trPr>
              <w:jc w:val="center"/>
            </w:trPr>
          </w:trPrChange>
        </w:trPr>
        <w:tc>
          <w:tcPr>
            <w:tcW w:w="1298" w:type="dxa"/>
            <w:tcPrChange w:id="128" w:author="Ryan DeGaris" w:date="2024-05-10T13:41:00Z" w16du:dateUtc="2024-05-10T20:41:00Z">
              <w:tcPr>
                <w:tcW w:w="1298" w:type="dxa"/>
              </w:tcPr>
            </w:tcPrChange>
          </w:tcPr>
          <w:p w14:paraId="7B9EFFD1" w14:textId="77777777" w:rsidR="00D300D7" w:rsidRPr="00501417" w:rsidRDefault="00D300D7" w:rsidP="00A74C25">
            <w:pPr>
              <w:jc w:val="center"/>
              <w:rPr>
                <w:rFonts w:ascii="Tahoma" w:hAnsi="Tahoma" w:cs="Tahoma"/>
                <w:bCs/>
                <w:sz w:val="14"/>
                <w:szCs w:val="14"/>
              </w:rPr>
            </w:pPr>
            <w:r w:rsidRPr="00501417">
              <w:rPr>
                <w:rFonts w:ascii="Tahoma" w:hAnsi="Tahoma" w:cs="Tahoma"/>
                <w:bCs/>
                <w:sz w:val="14"/>
                <w:szCs w:val="14"/>
              </w:rPr>
              <w:t>December</w:t>
            </w:r>
          </w:p>
        </w:tc>
        <w:tc>
          <w:tcPr>
            <w:tcW w:w="1321" w:type="dxa"/>
            <w:tcPrChange w:id="129" w:author="Ryan DeGaris" w:date="2024-05-10T13:41:00Z" w16du:dateUtc="2024-05-10T20:41:00Z">
              <w:tcPr>
                <w:tcW w:w="1321" w:type="dxa"/>
              </w:tcPr>
            </w:tcPrChange>
          </w:tcPr>
          <w:p w14:paraId="3EE16DC3" w14:textId="5B97C8D1" w:rsidR="00D300D7" w:rsidRPr="00501417" w:rsidRDefault="00D300D7" w:rsidP="00A74C25">
            <w:pPr>
              <w:jc w:val="center"/>
              <w:rPr>
                <w:rFonts w:ascii="Tahoma" w:hAnsi="Tahoma" w:cs="Tahoma"/>
                <w:bCs/>
                <w:sz w:val="14"/>
                <w:szCs w:val="14"/>
              </w:rPr>
            </w:pPr>
            <w:r w:rsidRPr="00501417">
              <w:rPr>
                <w:rFonts w:ascii="Tahoma" w:hAnsi="Tahoma" w:cs="Tahoma"/>
                <w:bCs/>
                <w:sz w:val="14"/>
                <w:szCs w:val="14"/>
              </w:rPr>
              <w:t>7.76%</w:t>
            </w:r>
          </w:p>
        </w:tc>
        <w:tc>
          <w:tcPr>
            <w:tcW w:w="1321" w:type="dxa"/>
            <w:tcPrChange w:id="130" w:author="Ryan DeGaris" w:date="2024-05-10T13:41:00Z" w16du:dateUtc="2024-05-10T20:41:00Z">
              <w:tcPr>
                <w:tcW w:w="1321" w:type="dxa"/>
              </w:tcPr>
            </w:tcPrChange>
          </w:tcPr>
          <w:p w14:paraId="0E656094" w14:textId="3AF39A7A" w:rsidR="00D300D7" w:rsidRPr="00252438" w:rsidRDefault="00D300D7" w:rsidP="00A74C25">
            <w:pPr>
              <w:jc w:val="center"/>
              <w:rPr>
                <w:rFonts w:ascii="Tahoma" w:hAnsi="Tahoma" w:cs="Tahoma"/>
                <w:bCs/>
                <w:sz w:val="14"/>
                <w:szCs w:val="14"/>
              </w:rPr>
            </w:pPr>
            <w:r>
              <w:rPr>
                <w:rFonts w:ascii="Tahoma" w:hAnsi="Tahoma" w:cs="Tahoma"/>
                <w:bCs/>
                <w:sz w:val="14"/>
                <w:szCs w:val="14"/>
              </w:rPr>
              <w:t>-4.96%</w:t>
            </w:r>
          </w:p>
        </w:tc>
        <w:tc>
          <w:tcPr>
            <w:tcW w:w="1321" w:type="dxa"/>
            <w:tcPrChange w:id="131" w:author="Ryan DeGaris" w:date="2024-05-10T13:41:00Z" w16du:dateUtc="2024-05-10T20:41:00Z">
              <w:tcPr>
                <w:tcW w:w="1321" w:type="dxa"/>
              </w:tcPr>
            </w:tcPrChange>
          </w:tcPr>
          <w:p w14:paraId="333E20AE" w14:textId="66FF3768" w:rsidR="00D300D7" w:rsidRDefault="00D300D7" w:rsidP="00A74C25">
            <w:pPr>
              <w:jc w:val="center"/>
              <w:rPr>
                <w:rFonts w:ascii="Tahoma" w:hAnsi="Tahoma" w:cs="Tahoma"/>
                <w:bCs/>
                <w:sz w:val="14"/>
                <w:szCs w:val="14"/>
              </w:rPr>
            </w:pPr>
            <w:r>
              <w:rPr>
                <w:rFonts w:ascii="Tahoma" w:hAnsi="Tahoma" w:cs="Tahoma"/>
                <w:bCs/>
                <w:sz w:val="14"/>
                <w:szCs w:val="14"/>
              </w:rPr>
              <w:t>0.37%</w:t>
            </w:r>
          </w:p>
        </w:tc>
        <w:tc>
          <w:tcPr>
            <w:tcW w:w="1321" w:type="dxa"/>
            <w:tcPrChange w:id="132" w:author="Ryan DeGaris" w:date="2024-05-10T13:41:00Z" w16du:dateUtc="2024-05-10T20:41:00Z">
              <w:tcPr>
                <w:tcW w:w="1321" w:type="dxa"/>
              </w:tcPr>
            </w:tcPrChange>
          </w:tcPr>
          <w:p w14:paraId="3EB84221" w14:textId="222DA3A6" w:rsidR="00D300D7" w:rsidRDefault="00D300D7" w:rsidP="00A74C25">
            <w:pPr>
              <w:jc w:val="center"/>
              <w:rPr>
                <w:rFonts w:ascii="Tahoma" w:hAnsi="Tahoma" w:cs="Tahoma"/>
                <w:bCs/>
                <w:sz w:val="14"/>
                <w:szCs w:val="14"/>
              </w:rPr>
            </w:pPr>
            <w:r>
              <w:rPr>
                <w:rFonts w:ascii="Tahoma" w:hAnsi="Tahoma" w:cs="Tahoma"/>
                <w:bCs/>
                <w:sz w:val="14"/>
                <w:szCs w:val="14"/>
              </w:rPr>
              <w:t>-8.96%</w:t>
            </w:r>
          </w:p>
        </w:tc>
        <w:tc>
          <w:tcPr>
            <w:tcW w:w="1321" w:type="dxa"/>
            <w:tcPrChange w:id="133" w:author="Ryan DeGaris" w:date="2024-05-10T13:41:00Z" w16du:dateUtc="2024-05-10T20:41:00Z">
              <w:tcPr>
                <w:tcW w:w="1321" w:type="dxa"/>
              </w:tcPr>
            </w:tcPrChange>
          </w:tcPr>
          <w:p w14:paraId="3F0C740C" w14:textId="3D5E8AC6" w:rsidR="00D300D7" w:rsidRDefault="00D300D7" w:rsidP="00A74C25">
            <w:pPr>
              <w:jc w:val="center"/>
              <w:rPr>
                <w:rFonts w:ascii="Tahoma" w:hAnsi="Tahoma" w:cs="Tahoma"/>
                <w:bCs/>
                <w:sz w:val="14"/>
                <w:szCs w:val="14"/>
              </w:rPr>
            </w:pPr>
            <w:r w:rsidRPr="00DC4FB8">
              <w:rPr>
                <w:rFonts w:ascii="Tahoma" w:hAnsi="Tahoma" w:cs="Tahoma"/>
                <w:bCs/>
                <w:sz w:val="14"/>
                <w:szCs w:val="14"/>
              </w:rPr>
              <w:t>NT</w:t>
            </w:r>
          </w:p>
        </w:tc>
        <w:tc>
          <w:tcPr>
            <w:tcW w:w="1321" w:type="dxa"/>
            <w:tcPrChange w:id="134" w:author="Ryan DeGaris" w:date="2024-05-10T13:41:00Z" w16du:dateUtc="2024-05-10T20:41:00Z">
              <w:tcPr>
                <w:tcW w:w="1321" w:type="dxa"/>
              </w:tcPr>
            </w:tcPrChange>
          </w:tcPr>
          <w:p w14:paraId="77F397F9" w14:textId="77777777" w:rsidR="00D300D7" w:rsidRDefault="00D300D7" w:rsidP="00A74C25">
            <w:pPr>
              <w:jc w:val="center"/>
              <w:rPr>
                <w:rFonts w:ascii="Tahoma" w:hAnsi="Tahoma" w:cs="Tahoma"/>
                <w:bCs/>
                <w:sz w:val="14"/>
                <w:szCs w:val="14"/>
              </w:rPr>
            </w:pPr>
          </w:p>
        </w:tc>
      </w:tr>
      <w:tr w:rsidR="00D300D7" w:rsidRPr="00501417" w14:paraId="79FF69B7" w14:textId="571A24EA" w:rsidTr="00D300D7">
        <w:trPr>
          <w:jc w:val="center"/>
          <w:trPrChange w:id="135" w:author="Ryan DeGaris" w:date="2024-05-10T13:41:00Z" w16du:dateUtc="2024-05-10T20:41:00Z">
            <w:trPr>
              <w:jc w:val="center"/>
            </w:trPr>
          </w:trPrChange>
        </w:trPr>
        <w:tc>
          <w:tcPr>
            <w:tcW w:w="1298" w:type="dxa"/>
            <w:tcPrChange w:id="136" w:author="Ryan DeGaris" w:date="2024-05-10T13:41:00Z" w16du:dateUtc="2024-05-10T20:41:00Z">
              <w:tcPr>
                <w:tcW w:w="1298" w:type="dxa"/>
              </w:tcPr>
            </w:tcPrChange>
          </w:tcPr>
          <w:p w14:paraId="542BCD96" w14:textId="77777777" w:rsidR="00D300D7" w:rsidRPr="00501417" w:rsidRDefault="00D300D7" w:rsidP="00D55F03">
            <w:pPr>
              <w:jc w:val="center"/>
              <w:rPr>
                <w:rFonts w:ascii="Tahoma" w:hAnsi="Tahoma" w:cs="Tahoma"/>
                <w:b/>
                <w:bCs/>
                <w:sz w:val="14"/>
                <w:szCs w:val="14"/>
              </w:rPr>
            </w:pPr>
            <w:r w:rsidRPr="00501417">
              <w:rPr>
                <w:rFonts w:ascii="Tahoma" w:hAnsi="Tahoma" w:cs="Tahoma"/>
                <w:b/>
                <w:bCs/>
                <w:sz w:val="14"/>
                <w:szCs w:val="14"/>
              </w:rPr>
              <w:t xml:space="preserve">    YEAR</w:t>
            </w:r>
          </w:p>
        </w:tc>
        <w:tc>
          <w:tcPr>
            <w:tcW w:w="1321" w:type="dxa"/>
            <w:tcPrChange w:id="137" w:author="Ryan DeGaris" w:date="2024-05-10T13:41:00Z" w16du:dateUtc="2024-05-10T20:41:00Z">
              <w:tcPr>
                <w:tcW w:w="1321" w:type="dxa"/>
              </w:tcPr>
            </w:tcPrChange>
          </w:tcPr>
          <w:p w14:paraId="1571A410" w14:textId="1CD7CF18" w:rsidR="00D300D7" w:rsidRPr="00501417" w:rsidRDefault="00D300D7" w:rsidP="00D55F03">
            <w:pPr>
              <w:jc w:val="center"/>
              <w:rPr>
                <w:b/>
                <w:bCs/>
                <w:sz w:val="14"/>
                <w:szCs w:val="14"/>
              </w:rPr>
            </w:pPr>
            <w:r w:rsidRPr="00501417">
              <w:rPr>
                <w:b/>
                <w:bCs/>
                <w:sz w:val="14"/>
                <w:szCs w:val="14"/>
              </w:rPr>
              <w:t>29.12%</w:t>
            </w:r>
          </w:p>
        </w:tc>
        <w:tc>
          <w:tcPr>
            <w:tcW w:w="1321" w:type="dxa"/>
            <w:tcPrChange w:id="138" w:author="Ryan DeGaris" w:date="2024-05-10T13:41:00Z" w16du:dateUtc="2024-05-10T20:41:00Z">
              <w:tcPr>
                <w:tcW w:w="1321" w:type="dxa"/>
              </w:tcPr>
            </w:tcPrChange>
          </w:tcPr>
          <w:p w14:paraId="6A01F4CC" w14:textId="02074DB0" w:rsidR="00D300D7" w:rsidRPr="00252438" w:rsidRDefault="00D300D7" w:rsidP="00D55F03">
            <w:pPr>
              <w:jc w:val="center"/>
              <w:rPr>
                <w:b/>
                <w:bCs/>
                <w:sz w:val="14"/>
                <w:szCs w:val="14"/>
              </w:rPr>
            </w:pPr>
            <w:r>
              <w:rPr>
                <w:b/>
                <w:bCs/>
                <w:sz w:val="14"/>
                <w:szCs w:val="14"/>
              </w:rPr>
              <w:t>-1.64%</w:t>
            </w:r>
          </w:p>
        </w:tc>
        <w:tc>
          <w:tcPr>
            <w:tcW w:w="1321" w:type="dxa"/>
            <w:tcPrChange w:id="139" w:author="Ryan DeGaris" w:date="2024-05-10T13:41:00Z" w16du:dateUtc="2024-05-10T20:41:00Z">
              <w:tcPr>
                <w:tcW w:w="1321" w:type="dxa"/>
              </w:tcPr>
            </w:tcPrChange>
          </w:tcPr>
          <w:p w14:paraId="34D9EAA9" w14:textId="64A3B31B" w:rsidR="00D300D7" w:rsidRDefault="00D300D7" w:rsidP="00D55F03">
            <w:pPr>
              <w:jc w:val="center"/>
              <w:rPr>
                <w:b/>
                <w:bCs/>
                <w:sz w:val="14"/>
                <w:szCs w:val="14"/>
              </w:rPr>
            </w:pPr>
            <w:r>
              <w:rPr>
                <w:b/>
                <w:bCs/>
                <w:sz w:val="14"/>
                <w:szCs w:val="14"/>
              </w:rPr>
              <w:t>-9.74%</w:t>
            </w:r>
          </w:p>
        </w:tc>
        <w:tc>
          <w:tcPr>
            <w:tcW w:w="1321" w:type="dxa"/>
            <w:tcPrChange w:id="140" w:author="Ryan DeGaris" w:date="2024-05-10T13:41:00Z" w16du:dateUtc="2024-05-10T20:41:00Z">
              <w:tcPr>
                <w:tcW w:w="1321" w:type="dxa"/>
              </w:tcPr>
            </w:tcPrChange>
          </w:tcPr>
          <w:p w14:paraId="1B6D1935" w14:textId="3A24F8B8" w:rsidR="00D300D7" w:rsidRDefault="00D300D7" w:rsidP="00D55F03">
            <w:pPr>
              <w:jc w:val="center"/>
              <w:rPr>
                <w:b/>
                <w:bCs/>
                <w:sz w:val="14"/>
                <w:szCs w:val="14"/>
              </w:rPr>
            </w:pPr>
            <w:r>
              <w:rPr>
                <w:b/>
                <w:bCs/>
                <w:sz w:val="14"/>
                <w:szCs w:val="14"/>
              </w:rPr>
              <w:t>-40.60%</w:t>
            </w:r>
          </w:p>
        </w:tc>
        <w:tc>
          <w:tcPr>
            <w:tcW w:w="1321" w:type="dxa"/>
            <w:tcPrChange w:id="141" w:author="Ryan DeGaris" w:date="2024-05-10T13:41:00Z" w16du:dateUtc="2024-05-10T20:41:00Z">
              <w:tcPr>
                <w:tcW w:w="1321" w:type="dxa"/>
              </w:tcPr>
            </w:tcPrChange>
          </w:tcPr>
          <w:p w14:paraId="5AEE92C4" w14:textId="14980D9F" w:rsidR="00D300D7" w:rsidRDefault="00D300D7" w:rsidP="00D55F03">
            <w:pPr>
              <w:jc w:val="center"/>
              <w:rPr>
                <w:b/>
                <w:bCs/>
                <w:sz w:val="14"/>
                <w:szCs w:val="14"/>
              </w:rPr>
            </w:pPr>
            <w:r>
              <w:rPr>
                <w:b/>
                <w:bCs/>
                <w:sz w:val="14"/>
                <w:szCs w:val="14"/>
              </w:rPr>
              <w:t>-1.79%</w:t>
            </w:r>
          </w:p>
        </w:tc>
        <w:tc>
          <w:tcPr>
            <w:tcW w:w="1321" w:type="dxa"/>
            <w:tcPrChange w:id="142" w:author="Ryan DeGaris" w:date="2024-05-10T13:41:00Z" w16du:dateUtc="2024-05-10T20:41:00Z">
              <w:tcPr>
                <w:tcW w:w="1321" w:type="dxa"/>
              </w:tcPr>
            </w:tcPrChange>
          </w:tcPr>
          <w:p w14:paraId="21070FC8" w14:textId="3D2807E2" w:rsidR="00D300D7" w:rsidRDefault="00D300D7" w:rsidP="00D55F03">
            <w:pPr>
              <w:jc w:val="center"/>
              <w:rPr>
                <w:b/>
                <w:bCs/>
                <w:sz w:val="14"/>
                <w:szCs w:val="14"/>
              </w:rPr>
            </w:pPr>
            <w:r>
              <w:rPr>
                <w:b/>
                <w:bCs/>
                <w:sz w:val="14"/>
                <w:szCs w:val="14"/>
              </w:rPr>
              <w:t>0%</w:t>
            </w:r>
          </w:p>
        </w:tc>
      </w:tr>
    </w:tbl>
    <w:p w14:paraId="56877D4D" w14:textId="77777777" w:rsidR="001A732D" w:rsidRPr="00501417" w:rsidRDefault="001A732D" w:rsidP="001A732D">
      <w:pPr>
        <w:pStyle w:val="Heading7"/>
        <w:rPr>
          <w:rFonts w:ascii="Arial" w:hAnsi="Arial"/>
          <w:sz w:val="14"/>
          <w:szCs w:val="14"/>
        </w:rPr>
      </w:pPr>
    </w:p>
    <w:p w14:paraId="26DEDB80" w14:textId="77777777" w:rsidR="001A732D" w:rsidRPr="0048564C" w:rsidRDefault="001A732D" w:rsidP="001A732D"/>
    <w:p w14:paraId="4E977FE3" w14:textId="19B5961B" w:rsidR="001A732D" w:rsidRPr="00B90894" w:rsidRDefault="001A732D" w:rsidP="001A732D">
      <w:pPr>
        <w:pStyle w:val="Heading7"/>
        <w:rPr>
          <w:rFonts w:ascii="Arial" w:hAnsi="Arial"/>
          <w:b/>
          <w:i w:val="0"/>
        </w:rPr>
      </w:pPr>
    </w:p>
    <w:tbl>
      <w:tblPr>
        <w:tblW w:w="8730" w:type="dxa"/>
        <w:tblInd w:w="108" w:type="dxa"/>
        <w:tblLook w:val="04A0" w:firstRow="1" w:lastRow="0" w:firstColumn="1" w:lastColumn="0" w:noHBand="0" w:noVBand="1"/>
      </w:tblPr>
      <w:tblGrid>
        <w:gridCol w:w="6570"/>
        <w:gridCol w:w="2160"/>
      </w:tblGrid>
      <w:tr w:rsidR="00092845" w:rsidRPr="00AC176B" w14:paraId="7F6D9A58" w14:textId="77777777" w:rsidTr="00DE191C">
        <w:trPr>
          <w:trHeight w:val="300"/>
        </w:trPr>
        <w:tc>
          <w:tcPr>
            <w:tcW w:w="6570" w:type="dxa"/>
            <w:tcBorders>
              <w:top w:val="nil"/>
              <w:left w:val="nil"/>
              <w:bottom w:val="nil"/>
              <w:right w:val="nil"/>
            </w:tcBorders>
            <w:shd w:val="clear" w:color="auto" w:fill="auto"/>
            <w:noWrap/>
            <w:vAlign w:val="bottom"/>
            <w:hideMark/>
          </w:tcPr>
          <w:p w14:paraId="056EF018" w14:textId="77777777" w:rsidR="00D73DB7" w:rsidRDefault="00D73DB7" w:rsidP="00DE191C">
            <w:pPr>
              <w:widowControl/>
              <w:suppressAutoHyphens w:val="0"/>
              <w:rPr>
                <w:rFonts w:ascii="Arial" w:hAnsi="Arial" w:cs="Arial"/>
                <w:b/>
                <w:bCs/>
                <w:color w:val="000000"/>
                <w:sz w:val="22"/>
                <w:szCs w:val="22"/>
                <w:lang w:eastAsia="en-US"/>
              </w:rPr>
            </w:pPr>
          </w:p>
          <w:p w14:paraId="46AC7A79" w14:textId="662DC86D" w:rsidR="00092845" w:rsidRDefault="00092845" w:rsidP="00DE191C">
            <w:pPr>
              <w:widowControl/>
              <w:suppressAutoHyphens w:val="0"/>
              <w:rPr>
                <w:rFonts w:ascii="Arial" w:hAnsi="Arial" w:cs="Arial"/>
                <w:b/>
                <w:bCs/>
                <w:color w:val="000000"/>
                <w:sz w:val="22"/>
                <w:szCs w:val="22"/>
                <w:lang w:eastAsia="en-US"/>
              </w:rPr>
            </w:pPr>
            <w:r w:rsidRPr="00AC176B">
              <w:rPr>
                <w:rFonts w:ascii="Arial" w:hAnsi="Arial" w:cs="Arial"/>
                <w:b/>
                <w:bCs/>
                <w:color w:val="000000"/>
                <w:sz w:val="22"/>
                <w:szCs w:val="22"/>
                <w:lang w:eastAsia="en-US"/>
              </w:rPr>
              <w:t>Program: Cycle Twin</w:t>
            </w:r>
            <w:r>
              <w:rPr>
                <w:rFonts w:ascii="Arial" w:hAnsi="Arial" w:cs="Arial"/>
                <w:b/>
                <w:bCs/>
                <w:color w:val="000000"/>
                <w:sz w:val="22"/>
                <w:szCs w:val="22"/>
                <w:lang w:eastAsia="en-US"/>
              </w:rPr>
              <w:t xml:space="preserve"> (12)</w:t>
            </w:r>
          </w:p>
          <w:p w14:paraId="6AA7A033" w14:textId="4CB7EF23" w:rsidR="00092845" w:rsidRDefault="00092845" w:rsidP="00DE191C">
            <w:pPr>
              <w:widowControl/>
              <w:suppressAutoHyphens w:val="0"/>
              <w:rPr>
                <w:rFonts w:ascii="Arial" w:hAnsi="Arial" w:cs="Arial"/>
                <w:b/>
                <w:bCs/>
                <w:color w:val="000000"/>
                <w:szCs w:val="22"/>
                <w:lang w:eastAsia="en-US"/>
              </w:rPr>
            </w:pPr>
          </w:p>
          <w:p w14:paraId="475DFF43" w14:textId="4EB03216" w:rsidR="00F42EDB" w:rsidRDefault="006F2CA9" w:rsidP="00DE191C">
            <w:pPr>
              <w:widowControl/>
              <w:suppressAutoHyphens w:val="0"/>
              <w:rPr>
                <w:rFonts w:ascii="Arial" w:hAnsi="Arial" w:cs="Arial"/>
                <w:b/>
                <w:bCs/>
                <w:color w:val="000000"/>
                <w:szCs w:val="22"/>
                <w:lang w:eastAsia="en-US"/>
              </w:rPr>
            </w:pPr>
            <w:r>
              <w:rPr>
                <w:rFonts w:ascii="Arial" w:hAnsi="Arial" w:cs="Arial"/>
                <w:bCs/>
                <w:sz w:val="14"/>
                <w:szCs w:val="14"/>
              </w:rPr>
              <w:t xml:space="preserve">* </w:t>
            </w:r>
            <w:r w:rsidR="00A35084">
              <w:rPr>
                <w:rFonts w:ascii="Arial" w:hAnsi="Arial" w:cs="Arial"/>
                <w:bCs/>
                <w:sz w:val="14"/>
                <w:szCs w:val="14"/>
              </w:rPr>
              <w:t>Management Fees and Incentive Fees were charged until January 2019. From January 2019 only the Standard Brokerage Fee was applied.</w:t>
            </w:r>
          </w:p>
          <w:p w14:paraId="4FD32A21" w14:textId="07B8115A" w:rsidR="00092845" w:rsidRPr="00501417" w:rsidRDefault="00092845" w:rsidP="00DE191C">
            <w:pPr>
              <w:widowControl/>
              <w:suppressAutoHyphens w:val="0"/>
              <w:rPr>
                <w:rFonts w:ascii="Arial" w:hAnsi="Arial" w:cs="Arial"/>
                <w:i/>
                <w:iCs/>
                <w:color w:val="000000"/>
                <w:szCs w:val="22"/>
                <w:lang w:eastAsia="en-US"/>
              </w:rPr>
            </w:pPr>
          </w:p>
        </w:tc>
        <w:tc>
          <w:tcPr>
            <w:tcW w:w="2160" w:type="dxa"/>
            <w:tcBorders>
              <w:top w:val="nil"/>
              <w:left w:val="nil"/>
              <w:bottom w:val="nil"/>
              <w:right w:val="nil"/>
            </w:tcBorders>
            <w:shd w:val="clear" w:color="auto" w:fill="auto"/>
            <w:noWrap/>
            <w:vAlign w:val="bottom"/>
            <w:hideMark/>
          </w:tcPr>
          <w:p w14:paraId="73041A30" w14:textId="77777777" w:rsidR="00092845" w:rsidRPr="00AC176B" w:rsidRDefault="00092845" w:rsidP="00DE191C">
            <w:pPr>
              <w:widowControl/>
              <w:suppressAutoHyphens w:val="0"/>
              <w:rPr>
                <w:rFonts w:ascii="Arial" w:hAnsi="Arial" w:cs="Arial"/>
                <w:color w:val="000000"/>
                <w:szCs w:val="22"/>
                <w:lang w:eastAsia="en-US"/>
              </w:rPr>
            </w:pPr>
          </w:p>
        </w:tc>
      </w:tr>
    </w:tbl>
    <w:p w14:paraId="2AC72C5D" w14:textId="77777777" w:rsidR="00092845" w:rsidRDefault="00092845" w:rsidP="00092845">
      <w:pPr>
        <w:rPr>
          <w:rFonts w:ascii="Arial" w:hAnsi="Arial" w:cs="Arial"/>
          <w:sz w:val="22"/>
          <w:szCs w:val="22"/>
        </w:rPr>
      </w:pPr>
    </w:p>
    <w:p w14:paraId="35FDB225" w14:textId="77777777" w:rsidR="00092845" w:rsidRPr="00501417" w:rsidRDefault="00092845" w:rsidP="00092845">
      <w:pPr>
        <w:jc w:val="both"/>
        <w:rPr>
          <w:rFonts w:ascii="Arial" w:hAnsi="Arial" w:cs="Arial"/>
          <w:bCs/>
          <w:sz w:val="14"/>
          <w:szCs w:val="14"/>
        </w:rPr>
      </w:pPr>
      <w:r w:rsidRPr="00501417">
        <w:rPr>
          <w:rFonts w:ascii="Arial" w:hAnsi="Arial" w:cs="Arial"/>
          <w:bCs/>
          <w:sz w:val="14"/>
          <w:szCs w:val="14"/>
        </w:rPr>
        <w:t>A.</w:t>
      </w:r>
      <w:r w:rsidRPr="00501417">
        <w:rPr>
          <w:rFonts w:ascii="Arial" w:hAnsi="Arial" w:cs="Arial"/>
          <w:bCs/>
          <w:sz w:val="14"/>
          <w:szCs w:val="14"/>
        </w:rPr>
        <w:tab/>
        <w:t>Name of the CTA:  Ryan DeGaris, CTA</w:t>
      </w:r>
    </w:p>
    <w:p w14:paraId="60A7FE6B" w14:textId="77777777" w:rsidR="00092845" w:rsidRPr="00501417" w:rsidRDefault="00092845" w:rsidP="00092845">
      <w:pPr>
        <w:jc w:val="both"/>
        <w:rPr>
          <w:rFonts w:ascii="Arial" w:hAnsi="Arial" w:cs="Arial"/>
          <w:bCs/>
          <w:sz w:val="14"/>
          <w:szCs w:val="14"/>
        </w:rPr>
      </w:pPr>
      <w:r w:rsidRPr="00501417">
        <w:rPr>
          <w:rFonts w:ascii="Arial" w:hAnsi="Arial" w:cs="Arial"/>
          <w:bCs/>
          <w:sz w:val="14"/>
          <w:szCs w:val="14"/>
        </w:rPr>
        <w:tab/>
      </w:r>
    </w:p>
    <w:p w14:paraId="27D84BEE" w14:textId="2D943497" w:rsidR="00092845" w:rsidRPr="00501417" w:rsidRDefault="00092845" w:rsidP="00092845">
      <w:pPr>
        <w:jc w:val="both"/>
        <w:rPr>
          <w:rFonts w:ascii="Arial" w:hAnsi="Arial" w:cs="Arial"/>
          <w:bCs/>
          <w:color w:val="FF0000"/>
          <w:sz w:val="14"/>
          <w:szCs w:val="14"/>
        </w:rPr>
      </w:pPr>
      <w:r w:rsidRPr="00501417">
        <w:rPr>
          <w:rFonts w:ascii="Arial" w:hAnsi="Arial" w:cs="Arial"/>
          <w:bCs/>
          <w:sz w:val="14"/>
          <w:szCs w:val="14"/>
        </w:rPr>
        <w:t>B.</w:t>
      </w:r>
      <w:r w:rsidRPr="00501417">
        <w:rPr>
          <w:rFonts w:ascii="Arial" w:hAnsi="Arial" w:cs="Arial"/>
          <w:bCs/>
          <w:sz w:val="14"/>
          <w:szCs w:val="14"/>
        </w:rPr>
        <w:tab/>
        <w:t>Name of the Trading Program:  Cycle Twin (1</w:t>
      </w:r>
      <w:r w:rsidR="002C77D7" w:rsidRPr="00501417">
        <w:rPr>
          <w:rFonts w:ascii="Arial" w:hAnsi="Arial" w:cs="Arial"/>
          <w:bCs/>
          <w:sz w:val="14"/>
          <w:szCs w:val="14"/>
        </w:rPr>
        <w:t>2</w:t>
      </w:r>
      <w:r w:rsidRPr="00501417">
        <w:rPr>
          <w:rFonts w:ascii="Arial" w:hAnsi="Arial" w:cs="Arial"/>
          <w:bCs/>
          <w:sz w:val="14"/>
          <w:szCs w:val="14"/>
        </w:rPr>
        <w:t>)</w:t>
      </w:r>
    </w:p>
    <w:p w14:paraId="2FE5A302" w14:textId="77777777" w:rsidR="00092845" w:rsidRPr="00501417" w:rsidRDefault="00092845" w:rsidP="00092845">
      <w:pPr>
        <w:jc w:val="both"/>
        <w:rPr>
          <w:rFonts w:ascii="Arial" w:hAnsi="Arial" w:cs="Arial"/>
          <w:bCs/>
          <w:sz w:val="14"/>
          <w:szCs w:val="14"/>
        </w:rPr>
      </w:pPr>
      <w:r w:rsidRPr="00501417">
        <w:rPr>
          <w:rFonts w:ascii="Arial" w:hAnsi="Arial" w:cs="Arial"/>
          <w:bCs/>
          <w:sz w:val="14"/>
          <w:szCs w:val="14"/>
        </w:rPr>
        <w:tab/>
      </w:r>
    </w:p>
    <w:p w14:paraId="17AB4A63" w14:textId="77777777" w:rsidR="00092845" w:rsidRPr="00501417" w:rsidRDefault="00092845" w:rsidP="00092845">
      <w:pPr>
        <w:jc w:val="both"/>
        <w:rPr>
          <w:rFonts w:ascii="Arial" w:hAnsi="Arial" w:cs="Arial"/>
          <w:bCs/>
          <w:sz w:val="14"/>
          <w:szCs w:val="14"/>
        </w:rPr>
      </w:pPr>
      <w:r w:rsidRPr="00501417">
        <w:rPr>
          <w:rFonts w:ascii="Arial" w:hAnsi="Arial" w:cs="Arial"/>
          <w:bCs/>
          <w:sz w:val="14"/>
          <w:szCs w:val="14"/>
        </w:rPr>
        <w:t>C.</w:t>
      </w:r>
      <w:r w:rsidRPr="00501417">
        <w:rPr>
          <w:rFonts w:ascii="Arial" w:hAnsi="Arial" w:cs="Arial"/>
          <w:bCs/>
          <w:sz w:val="14"/>
          <w:szCs w:val="14"/>
        </w:rPr>
        <w:tab/>
        <w:t>CTA began trading client accounts:  September 1, 2009.</w:t>
      </w:r>
    </w:p>
    <w:p w14:paraId="21517675" w14:textId="6B649E39" w:rsidR="00092845" w:rsidRPr="00501417" w:rsidRDefault="00092845" w:rsidP="00092845">
      <w:pPr>
        <w:jc w:val="both"/>
        <w:rPr>
          <w:rFonts w:ascii="Arial" w:hAnsi="Arial" w:cs="Arial"/>
          <w:bCs/>
          <w:sz w:val="14"/>
          <w:szCs w:val="14"/>
        </w:rPr>
      </w:pPr>
      <w:r w:rsidRPr="00501417">
        <w:rPr>
          <w:rFonts w:ascii="Arial" w:hAnsi="Arial" w:cs="Arial"/>
          <w:bCs/>
          <w:sz w:val="14"/>
          <w:szCs w:val="14"/>
        </w:rPr>
        <w:tab/>
        <w:t xml:space="preserve">CTA began trading this Program: October </w:t>
      </w:r>
      <w:r w:rsidR="002C77D7" w:rsidRPr="00501417">
        <w:rPr>
          <w:rFonts w:ascii="Arial" w:hAnsi="Arial" w:cs="Arial"/>
          <w:bCs/>
          <w:sz w:val="14"/>
          <w:szCs w:val="14"/>
        </w:rPr>
        <w:t>1st</w:t>
      </w:r>
      <w:r w:rsidRPr="00501417">
        <w:rPr>
          <w:rFonts w:ascii="Arial" w:hAnsi="Arial" w:cs="Arial"/>
          <w:bCs/>
          <w:sz w:val="14"/>
          <w:szCs w:val="14"/>
        </w:rPr>
        <w:t>, 20</w:t>
      </w:r>
      <w:r w:rsidR="002C77D7" w:rsidRPr="00501417">
        <w:rPr>
          <w:rFonts w:ascii="Arial" w:hAnsi="Arial" w:cs="Arial"/>
          <w:bCs/>
          <w:sz w:val="14"/>
          <w:szCs w:val="14"/>
        </w:rPr>
        <w:t>18</w:t>
      </w:r>
      <w:r w:rsidRPr="00501417">
        <w:rPr>
          <w:rFonts w:ascii="Arial" w:hAnsi="Arial" w:cs="Arial"/>
          <w:bCs/>
          <w:sz w:val="14"/>
          <w:szCs w:val="14"/>
        </w:rPr>
        <w:t>.</w:t>
      </w:r>
    </w:p>
    <w:p w14:paraId="4D3A2CB6" w14:textId="77777777" w:rsidR="00092845" w:rsidRPr="00501417" w:rsidRDefault="00092845" w:rsidP="00092845">
      <w:pPr>
        <w:jc w:val="both"/>
        <w:rPr>
          <w:rFonts w:ascii="Arial" w:hAnsi="Arial" w:cs="Arial"/>
          <w:bCs/>
          <w:sz w:val="14"/>
          <w:szCs w:val="14"/>
        </w:rPr>
      </w:pPr>
    </w:p>
    <w:p w14:paraId="4BD22386" w14:textId="1E3080D8" w:rsidR="00092845" w:rsidRPr="00501417" w:rsidRDefault="00092845" w:rsidP="00092845">
      <w:pPr>
        <w:tabs>
          <w:tab w:val="left" w:pos="720"/>
          <w:tab w:val="left" w:pos="1440"/>
          <w:tab w:val="left" w:pos="2160"/>
          <w:tab w:val="left" w:pos="2880"/>
          <w:tab w:val="left" w:pos="3600"/>
          <w:tab w:val="left" w:pos="4320"/>
          <w:tab w:val="left" w:pos="5040"/>
          <w:tab w:val="left" w:pos="5760"/>
          <w:tab w:val="right" w:pos="9360"/>
        </w:tabs>
        <w:jc w:val="both"/>
        <w:rPr>
          <w:rFonts w:ascii="Arial" w:hAnsi="Arial" w:cs="Arial"/>
          <w:bCs/>
          <w:sz w:val="14"/>
          <w:szCs w:val="14"/>
        </w:rPr>
      </w:pPr>
      <w:r w:rsidRPr="00501417">
        <w:rPr>
          <w:rFonts w:ascii="Arial" w:hAnsi="Arial" w:cs="Arial"/>
          <w:bCs/>
          <w:sz w:val="14"/>
          <w:szCs w:val="14"/>
        </w:rPr>
        <w:t>D.</w:t>
      </w:r>
      <w:r w:rsidRPr="00501417">
        <w:rPr>
          <w:rFonts w:ascii="Arial" w:hAnsi="Arial" w:cs="Arial"/>
          <w:bCs/>
          <w:sz w:val="14"/>
          <w:szCs w:val="14"/>
        </w:rPr>
        <w:tab/>
      </w:r>
      <w:r w:rsidR="00C52192" w:rsidRPr="00E26E04">
        <w:rPr>
          <w:rFonts w:ascii="Arial" w:hAnsi="Arial" w:cs="Arial"/>
          <w:bCs/>
          <w:sz w:val="14"/>
          <w:szCs w:val="14"/>
        </w:rPr>
        <w:t>Number</w:t>
      </w:r>
      <w:r w:rsidR="00C52192">
        <w:rPr>
          <w:rFonts w:ascii="Arial" w:hAnsi="Arial" w:cs="Arial"/>
          <w:bCs/>
          <w:sz w:val="14"/>
          <w:szCs w:val="14"/>
        </w:rPr>
        <w:t xml:space="preserve"> </w:t>
      </w:r>
      <w:r w:rsidR="00C52192" w:rsidRPr="00E26E04">
        <w:rPr>
          <w:rFonts w:ascii="Arial" w:hAnsi="Arial" w:cs="Arial"/>
          <w:bCs/>
          <w:sz w:val="14"/>
          <w:szCs w:val="14"/>
        </w:rPr>
        <w:t>of Accounts currently traded pursuant to program</w:t>
      </w:r>
      <w:r w:rsidRPr="00501417">
        <w:rPr>
          <w:rFonts w:ascii="Arial" w:hAnsi="Arial" w:cs="Arial"/>
          <w:bCs/>
          <w:sz w:val="14"/>
          <w:szCs w:val="14"/>
        </w:rPr>
        <w:t xml:space="preserve">:  </w:t>
      </w:r>
      <w:r w:rsidR="002C77D7" w:rsidRPr="00501417">
        <w:rPr>
          <w:rFonts w:ascii="Arial" w:hAnsi="Arial" w:cs="Arial"/>
          <w:bCs/>
          <w:sz w:val="14"/>
          <w:szCs w:val="14"/>
        </w:rPr>
        <w:t>1</w:t>
      </w:r>
      <w:r w:rsidRPr="00501417">
        <w:rPr>
          <w:rFonts w:ascii="Arial" w:hAnsi="Arial" w:cs="Arial"/>
          <w:bCs/>
          <w:sz w:val="14"/>
          <w:szCs w:val="14"/>
        </w:rPr>
        <w:t>.</w:t>
      </w:r>
      <w:r w:rsidRPr="00501417">
        <w:rPr>
          <w:rFonts w:ascii="Arial" w:hAnsi="Arial" w:cs="Arial"/>
          <w:bCs/>
          <w:sz w:val="14"/>
          <w:szCs w:val="14"/>
        </w:rPr>
        <w:tab/>
      </w:r>
    </w:p>
    <w:p w14:paraId="57A9AA9D" w14:textId="77777777" w:rsidR="00092845" w:rsidRPr="00501417" w:rsidRDefault="00092845" w:rsidP="00092845">
      <w:pPr>
        <w:jc w:val="both"/>
        <w:rPr>
          <w:rFonts w:ascii="Arial" w:hAnsi="Arial" w:cs="Arial"/>
          <w:bCs/>
          <w:sz w:val="14"/>
          <w:szCs w:val="14"/>
        </w:rPr>
      </w:pPr>
      <w:r w:rsidRPr="00501417">
        <w:rPr>
          <w:rFonts w:ascii="Arial" w:hAnsi="Arial" w:cs="Arial"/>
          <w:bCs/>
          <w:sz w:val="14"/>
          <w:szCs w:val="14"/>
        </w:rPr>
        <w:t xml:space="preserve"> </w:t>
      </w:r>
    </w:p>
    <w:p w14:paraId="23032832" w14:textId="64CFF1AB" w:rsidR="00092845" w:rsidRPr="00501417" w:rsidRDefault="00092845" w:rsidP="00092845">
      <w:pPr>
        <w:jc w:val="both"/>
        <w:rPr>
          <w:rFonts w:ascii="Arial" w:hAnsi="Arial" w:cs="Arial"/>
          <w:sz w:val="14"/>
          <w:szCs w:val="14"/>
        </w:rPr>
      </w:pPr>
      <w:r w:rsidRPr="00501417">
        <w:rPr>
          <w:rFonts w:ascii="Arial" w:hAnsi="Arial" w:cs="Arial"/>
          <w:bCs/>
          <w:sz w:val="14"/>
          <w:szCs w:val="14"/>
        </w:rPr>
        <w:t>E.</w:t>
      </w:r>
      <w:r w:rsidRPr="00501417">
        <w:rPr>
          <w:rFonts w:ascii="Arial" w:hAnsi="Arial" w:cs="Arial"/>
          <w:bCs/>
          <w:sz w:val="14"/>
          <w:szCs w:val="14"/>
        </w:rPr>
        <w:tab/>
        <w:t>Amount of Nominal Assets Under Management in the offered trading program:  $</w:t>
      </w:r>
      <w:r w:rsidR="00455C35">
        <w:rPr>
          <w:rFonts w:ascii="Arial" w:hAnsi="Arial" w:cs="Arial"/>
          <w:bCs/>
          <w:sz w:val="14"/>
          <w:szCs w:val="14"/>
        </w:rPr>
        <w:t>128,421</w:t>
      </w:r>
      <w:r w:rsidRPr="00501417">
        <w:rPr>
          <w:rFonts w:ascii="Arial" w:hAnsi="Arial" w:cs="Arial"/>
          <w:bCs/>
          <w:sz w:val="14"/>
          <w:szCs w:val="14"/>
        </w:rPr>
        <w:t>.</w:t>
      </w:r>
    </w:p>
    <w:p w14:paraId="4B29D3DD" w14:textId="2D9FCB82" w:rsidR="00092845" w:rsidRPr="00501417" w:rsidRDefault="00092845" w:rsidP="00092845">
      <w:pPr>
        <w:jc w:val="both"/>
        <w:rPr>
          <w:rFonts w:ascii="Arial" w:hAnsi="Arial" w:cs="Arial"/>
          <w:bCs/>
          <w:sz w:val="14"/>
          <w:szCs w:val="14"/>
        </w:rPr>
      </w:pPr>
      <w:r w:rsidRPr="00501417">
        <w:rPr>
          <w:rFonts w:ascii="Arial" w:hAnsi="Arial" w:cs="Arial"/>
          <w:bCs/>
          <w:sz w:val="14"/>
          <w:szCs w:val="14"/>
        </w:rPr>
        <w:t xml:space="preserve">            </w:t>
      </w:r>
      <w:r w:rsidR="00AC2B5D">
        <w:rPr>
          <w:rFonts w:ascii="Arial" w:hAnsi="Arial" w:cs="Arial"/>
          <w:bCs/>
          <w:sz w:val="14"/>
          <w:szCs w:val="14"/>
        </w:rPr>
        <w:tab/>
      </w:r>
      <w:r w:rsidRPr="00501417">
        <w:rPr>
          <w:rFonts w:ascii="Arial" w:hAnsi="Arial" w:cs="Arial"/>
          <w:bCs/>
          <w:sz w:val="14"/>
          <w:szCs w:val="14"/>
        </w:rPr>
        <w:t>Total Amount of Nominal Assets Under Management in all trading programs:  $</w:t>
      </w:r>
      <w:r w:rsidR="0075534A">
        <w:rPr>
          <w:rFonts w:ascii="Arial" w:hAnsi="Arial" w:cs="Arial"/>
          <w:bCs/>
          <w:sz w:val="14"/>
          <w:szCs w:val="14"/>
        </w:rPr>
        <w:t>341,212</w:t>
      </w:r>
    </w:p>
    <w:p w14:paraId="1EB1ACFD" w14:textId="77777777" w:rsidR="00092845" w:rsidRPr="00501417" w:rsidRDefault="00092845" w:rsidP="00092845">
      <w:pPr>
        <w:jc w:val="both"/>
        <w:rPr>
          <w:rFonts w:ascii="Arial" w:hAnsi="Arial" w:cs="Arial"/>
          <w:bCs/>
          <w:sz w:val="14"/>
          <w:szCs w:val="14"/>
        </w:rPr>
      </w:pPr>
      <w:r w:rsidRPr="00501417">
        <w:rPr>
          <w:rFonts w:ascii="Arial" w:hAnsi="Arial" w:cs="Arial"/>
          <w:bCs/>
          <w:sz w:val="14"/>
          <w:szCs w:val="14"/>
        </w:rPr>
        <w:t xml:space="preserve">                             </w:t>
      </w:r>
    </w:p>
    <w:p w14:paraId="21462860" w14:textId="23BB1B73" w:rsidR="00092845" w:rsidRPr="00501417" w:rsidRDefault="00092845" w:rsidP="00092845">
      <w:pPr>
        <w:jc w:val="both"/>
        <w:rPr>
          <w:rFonts w:ascii="Arial" w:hAnsi="Arial" w:cs="Arial"/>
          <w:bCs/>
          <w:sz w:val="14"/>
          <w:szCs w:val="14"/>
        </w:rPr>
      </w:pPr>
      <w:r w:rsidRPr="00501417">
        <w:rPr>
          <w:rFonts w:ascii="Arial" w:hAnsi="Arial" w:cs="Arial"/>
          <w:bCs/>
          <w:sz w:val="14"/>
          <w:szCs w:val="14"/>
        </w:rPr>
        <w:t>F.</w:t>
      </w:r>
      <w:r w:rsidRPr="00501417">
        <w:rPr>
          <w:rFonts w:ascii="Arial" w:hAnsi="Arial" w:cs="Arial"/>
          <w:bCs/>
          <w:sz w:val="14"/>
          <w:szCs w:val="14"/>
        </w:rPr>
        <w:tab/>
        <w:t xml:space="preserve">Largest Monthly Drawdown: </w:t>
      </w:r>
      <w:r w:rsidR="00BE0D09">
        <w:rPr>
          <w:rFonts w:ascii="Arial" w:hAnsi="Arial" w:cs="Arial"/>
          <w:bCs/>
          <w:sz w:val="14"/>
          <w:szCs w:val="14"/>
        </w:rPr>
        <w:t>-31.05% Jan 2019</w:t>
      </w:r>
    </w:p>
    <w:p w14:paraId="1B87A2C6" w14:textId="77777777" w:rsidR="00092845" w:rsidRPr="00501417" w:rsidRDefault="00092845" w:rsidP="00092845">
      <w:pPr>
        <w:jc w:val="both"/>
        <w:rPr>
          <w:rFonts w:ascii="Arial" w:hAnsi="Arial" w:cs="Arial"/>
          <w:bCs/>
          <w:sz w:val="14"/>
          <w:szCs w:val="14"/>
        </w:rPr>
      </w:pPr>
      <w:r w:rsidRPr="00501417">
        <w:rPr>
          <w:rFonts w:ascii="Arial" w:hAnsi="Arial" w:cs="Arial"/>
          <w:bCs/>
          <w:sz w:val="14"/>
          <w:szCs w:val="14"/>
        </w:rPr>
        <w:tab/>
        <w:t xml:space="preserve">Note:  Drawdown means losses experienced by the trading program over a period of time. </w:t>
      </w:r>
    </w:p>
    <w:p w14:paraId="3D7C4CBD" w14:textId="77777777" w:rsidR="00092845" w:rsidRPr="00501417" w:rsidRDefault="00092845" w:rsidP="00092845">
      <w:pPr>
        <w:jc w:val="both"/>
        <w:rPr>
          <w:rFonts w:ascii="Arial" w:hAnsi="Arial" w:cs="Arial"/>
          <w:bCs/>
          <w:sz w:val="14"/>
          <w:szCs w:val="14"/>
        </w:rPr>
      </w:pPr>
    </w:p>
    <w:p w14:paraId="6498BB16" w14:textId="587E535A" w:rsidR="00092845" w:rsidRPr="00501417" w:rsidRDefault="00092845" w:rsidP="00092845">
      <w:pPr>
        <w:jc w:val="both"/>
        <w:rPr>
          <w:rFonts w:ascii="Arial" w:hAnsi="Arial" w:cs="Arial"/>
          <w:bCs/>
          <w:sz w:val="14"/>
          <w:szCs w:val="14"/>
        </w:rPr>
      </w:pPr>
      <w:r w:rsidRPr="00501417">
        <w:rPr>
          <w:rFonts w:ascii="Arial" w:hAnsi="Arial" w:cs="Arial"/>
          <w:bCs/>
          <w:sz w:val="14"/>
          <w:szCs w:val="14"/>
        </w:rPr>
        <w:t>G.</w:t>
      </w:r>
      <w:r w:rsidRPr="00501417">
        <w:rPr>
          <w:rFonts w:ascii="Arial" w:hAnsi="Arial" w:cs="Arial"/>
          <w:bCs/>
          <w:sz w:val="14"/>
          <w:szCs w:val="14"/>
        </w:rPr>
        <w:tab/>
        <w:t>Worst Peak-to-Valley Drawdown:  -</w:t>
      </w:r>
      <w:r w:rsidR="00715ECF">
        <w:rPr>
          <w:rFonts w:ascii="Arial" w:hAnsi="Arial" w:cs="Arial"/>
          <w:bCs/>
          <w:sz w:val="14"/>
          <w:szCs w:val="14"/>
        </w:rPr>
        <w:t>66.60</w:t>
      </w:r>
      <w:r w:rsidRPr="00501417">
        <w:rPr>
          <w:rFonts w:ascii="Arial" w:hAnsi="Arial" w:cs="Arial"/>
          <w:bCs/>
          <w:sz w:val="14"/>
          <w:szCs w:val="14"/>
        </w:rPr>
        <w:t xml:space="preserve">%, </w:t>
      </w:r>
      <w:r w:rsidR="003735CC">
        <w:rPr>
          <w:rFonts w:ascii="Arial" w:hAnsi="Arial" w:cs="Arial"/>
          <w:bCs/>
          <w:sz w:val="14"/>
          <w:szCs w:val="14"/>
        </w:rPr>
        <w:t>Jan</w:t>
      </w:r>
      <w:r w:rsidR="00A266EC" w:rsidRPr="00501417">
        <w:rPr>
          <w:rFonts w:ascii="Arial" w:hAnsi="Arial" w:cs="Arial"/>
          <w:bCs/>
          <w:sz w:val="14"/>
          <w:szCs w:val="14"/>
        </w:rPr>
        <w:t xml:space="preserve"> </w:t>
      </w:r>
      <w:r w:rsidRPr="00501417">
        <w:rPr>
          <w:rFonts w:ascii="Arial" w:hAnsi="Arial" w:cs="Arial"/>
          <w:bCs/>
          <w:sz w:val="14"/>
          <w:szCs w:val="14"/>
        </w:rPr>
        <w:t>201</w:t>
      </w:r>
      <w:r w:rsidR="00A266EC" w:rsidRPr="00501417">
        <w:rPr>
          <w:rFonts w:ascii="Arial" w:hAnsi="Arial" w:cs="Arial"/>
          <w:bCs/>
          <w:sz w:val="14"/>
          <w:szCs w:val="14"/>
        </w:rPr>
        <w:t>9</w:t>
      </w:r>
      <w:r w:rsidRPr="00501417">
        <w:rPr>
          <w:rFonts w:ascii="Arial" w:hAnsi="Arial" w:cs="Arial"/>
          <w:bCs/>
          <w:sz w:val="14"/>
          <w:szCs w:val="14"/>
        </w:rPr>
        <w:t xml:space="preserve"> – </w:t>
      </w:r>
      <w:r w:rsidR="00726C60">
        <w:rPr>
          <w:rFonts w:ascii="Arial" w:hAnsi="Arial" w:cs="Arial"/>
          <w:bCs/>
          <w:sz w:val="14"/>
          <w:szCs w:val="14"/>
        </w:rPr>
        <w:t>May</w:t>
      </w:r>
      <w:r w:rsidRPr="00501417">
        <w:rPr>
          <w:rFonts w:ascii="Arial" w:hAnsi="Arial" w:cs="Arial"/>
          <w:bCs/>
          <w:sz w:val="14"/>
          <w:szCs w:val="14"/>
        </w:rPr>
        <w:t xml:space="preserve"> 201</w:t>
      </w:r>
      <w:r w:rsidR="00A266EC" w:rsidRPr="00501417">
        <w:rPr>
          <w:rFonts w:ascii="Arial" w:hAnsi="Arial" w:cs="Arial"/>
          <w:bCs/>
          <w:sz w:val="14"/>
          <w:szCs w:val="14"/>
        </w:rPr>
        <w:t>9</w:t>
      </w:r>
    </w:p>
    <w:p w14:paraId="524E1F52" w14:textId="77777777" w:rsidR="00092845" w:rsidRPr="00501417" w:rsidRDefault="00092845" w:rsidP="00092845">
      <w:pPr>
        <w:ind w:left="720"/>
        <w:jc w:val="both"/>
        <w:rPr>
          <w:rFonts w:ascii="Arial" w:hAnsi="Arial" w:cs="Arial"/>
          <w:bCs/>
          <w:sz w:val="14"/>
          <w:szCs w:val="14"/>
        </w:rPr>
      </w:pPr>
      <w:r w:rsidRPr="00501417">
        <w:rPr>
          <w:rFonts w:ascii="Arial" w:hAnsi="Arial" w:cs="Arial"/>
          <w:bCs/>
          <w:sz w:val="14"/>
          <w:szCs w:val="14"/>
        </w:rPr>
        <w:t>Note:  Peak-to-valley drawdown means the greatest cumulative percentage decline in month-end Net Asset Value (“NAV”) due to losses sustained by a trading program during any period in which the initial month-end NAV is not equaled or exceeded by a subsequent month-end NAV.</w:t>
      </w:r>
    </w:p>
    <w:p w14:paraId="1A146EF3" w14:textId="77777777" w:rsidR="00092845" w:rsidRPr="00501417" w:rsidRDefault="00092845" w:rsidP="00092845">
      <w:pPr>
        <w:jc w:val="both"/>
        <w:rPr>
          <w:rFonts w:ascii="Arial" w:hAnsi="Arial" w:cs="Arial"/>
          <w:bCs/>
          <w:sz w:val="14"/>
          <w:szCs w:val="14"/>
        </w:rPr>
      </w:pPr>
    </w:p>
    <w:p w14:paraId="1CF111CF" w14:textId="77777777" w:rsidR="00092845" w:rsidRPr="00501417" w:rsidRDefault="00092845" w:rsidP="00092845">
      <w:pPr>
        <w:jc w:val="both"/>
        <w:rPr>
          <w:rFonts w:ascii="Arial" w:hAnsi="Arial" w:cs="Arial"/>
          <w:bCs/>
          <w:sz w:val="14"/>
          <w:szCs w:val="14"/>
        </w:rPr>
      </w:pPr>
      <w:r w:rsidRPr="00501417">
        <w:rPr>
          <w:rFonts w:ascii="Arial" w:hAnsi="Arial" w:cs="Arial"/>
          <w:bCs/>
          <w:sz w:val="14"/>
          <w:szCs w:val="14"/>
        </w:rPr>
        <w:t>H.</w:t>
      </w:r>
      <w:r w:rsidRPr="00501417">
        <w:rPr>
          <w:rFonts w:ascii="Arial" w:hAnsi="Arial" w:cs="Arial"/>
          <w:bCs/>
          <w:sz w:val="14"/>
          <w:szCs w:val="14"/>
        </w:rPr>
        <w:tab/>
        <w:t>Number of accounts traded pursuant to the offered trading program that were closed with</w:t>
      </w:r>
    </w:p>
    <w:p w14:paraId="6744E825" w14:textId="336D0D9B" w:rsidR="00092845" w:rsidRPr="00501417" w:rsidRDefault="00092845" w:rsidP="00092845">
      <w:pPr>
        <w:ind w:left="720"/>
        <w:jc w:val="both"/>
        <w:rPr>
          <w:rFonts w:ascii="Arial" w:hAnsi="Arial" w:cs="Arial"/>
          <w:bCs/>
          <w:sz w:val="14"/>
          <w:szCs w:val="14"/>
        </w:rPr>
      </w:pPr>
      <w:r w:rsidRPr="00501417">
        <w:rPr>
          <w:rFonts w:ascii="Arial" w:hAnsi="Arial" w:cs="Arial"/>
          <w:bCs/>
          <w:sz w:val="14"/>
          <w:szCs w:val="14"/>
        </w:rPr>
        <w:t xml:space="preserve">Positive net performance:  </w:t>
      </w:r>
      <w:r w:rsidR="00A4241E">
        <w:rPr>
          <w:rFonts w:ascii="Arial" w:hAnsi="Arial" w:cs="Arial"/>
          <w:bCs/>
          <w:sz w:val="14"/>
          <w:szCs w:val="14"/>
        </w:rPr>
        <w:t>0</w:t>
      </w:r>
    </w:p>
    <w:p w14:paraId="598ACB40" w14:textId="77777777" w:rsidR="00092845" w:rsidRPr="00501417" w:rsidRDefault="00092845" w:rsidP="00092845">
      <w:pPr>
        <w:ind w:left="720"/>
        <w:jc w:val="both"/>
        <w:rPr>
          <w:rFonts w:ascii="Arial" w:hAnsi="Arial" w:cs="Arial"/>
          <w:bCs/>
          <w:sz w:val="14"/>
          <w:szCs w:val="14"/>
        </w:rPr>
      </w:pPr>
    </w:p>
    <w:p w14:paraId="3CA44119" w14:textId="09C9ECFA" w:rsidR="00092845" w:rsidRPr="00501417" w:rsidRDefault="00092845" w:rsidP="00092845">
      <w:pPr>
        <w:jc w:val="both"/>
        <w:rPr>
          <w:rFonts w:ascii="Arial" w:hAnsi="Arial" w:cs="Arial"/>
          <w:bCs/>
          <w:sz w:val="14"/>
          <w:szCs w:val="14"/>
        </w:rPr>
      </w:pPr>
      <w:r w:rsidRPr="00501417">
        <w:rPr>
          <w:rFonts w:ascii="Arial" w:hAnsi="Arial" w:cs="Arial"/>
          <w:bCs/>
          <w:sz w:val="14"/>
          <w:szCs w:val="14"/>
        </w:rPr>
        <w:t>I.</w:t>
      </w:r>
      <w:r w:rsidRPr="00501417">
        <w:rPr>
          <w:rFonts w:ascii="Arial" w:hAnsi="Arial" w:cs="Arial"/>
          <w:bCs/>
          <w:sz w:val="14"/>
          <w:szCs w:val="14"/>
        </w:rPr>
        <w:tab/>
        <w:t xml:space="preserve">Range of returns for positive accounts “opened” and “closed”: </w:t>
      </w:r>
      <w:r w:rsidR="00377D0C">
        <w:rPr>
          <w:rFonts w:ascii="Arial" w:hAnsi="Arial" w:cs="Arial"/>
          <w:bCs/>
          <w:sz w:val="14"/>
          <w:szCs w:val="14"/>
        </w:rPr>
        <w:t>N/A</w:t>
      </w:r>
      <w:r w:rsidR="00377D0C" w:rsidRPr="00501417" w:rsidDel="00377D0C">
        <w:rPr>
          <w:rFonts w:ascii="Arial" w:hAnsi="Arial" w:cs="Arial"/>
          <w:bCs/>
          <w:sz w:val="14"/>
          <w:szCs w:val="14"/>
        </w:rPr>
        <w:t xml:space="preserve"> </w:t>
      </w:r>
    </w:p>
    <w:p w14:paraId="046236AD" w14:textId="77777777" w:rsidR="00092845" w:rsidRPr="00501417" w:rsidRDefault="00092845" w:rsidP="00092845">
      <w:pPr>
        <w:ind w:left="720"/>
        <w:jc w:val="both"/>
        <w:rPr>
          <w:rFonts w:ascii="Arial" w:hAnsi="Arial" w:cs="Arial"/>
          <w:bCs/>
          <w:sz w:val="14"/>
          <w:szCs w:val="14"/>
        </w:rPr>
      </w:pPr>
    </w:p>
    <w:p w14:paraId="46D82F1D" w14:textId="77777777" w:rsidR="00092845" w:rsidRPr="00501417" w:rsidRDefault="00092845" w:rsidP="00092845">
      <w:pPr>
        <w:jc w:val="both"/>
        <w:rPr>
          <w:rFonts w:ascii="Arial" w:hAnsi="Arial" w:cs="Arial"/>
          <w:bCs/>
          <w:sz w:val="14"/>
          <w:szCs w:val="14"/>
        </w:rPr>
      </w:pPr>
    </w:p>
    <w:p w14:paraId="6E944213" w14:textId="77777777" w:rsidR="00092845" w:rsidRPr="00501417" w:rsidRDefault="00092845" w:rsidP="00092845">
      <w:pPr>
        <w:jc w:val="both"/>
        <w:rPr>
          <w:rFonts w:ascii="Arial" w:hAnsi="Arial" w:cs="Arial"/>
          <w:bCs/>
          <w:sz w:val="14"/>
          <w:szCs w:val="14"/>
        </w:rPr>
      </w:pPr>
      <w:r w:rsidRPr="00501417">
        <w:rPr>
          <w:rFonts w:ascii="Arial" w:hAnsi="Arial" w:cs="Arial"/>
          <w:bCs/>
          <w:sz w:val="14"/>
          <w:szCs w:val="14"/>
        </w:rPr>
        <w:lastRenderedPageBreak/>
        <w:t>J.</w:t>
      </w:r>
      <w:r w:rsidRPr="00501417">
        <w:rPr>
          <w:rFonts w:ascii="Arial" w:hAnsi="Arial" w:cs="Arial"/>
          <w:bCs/>
          <w:sz w:val="14"/>
          <w:szCs w:val="14"/>
        </w:rPr>
        <w:tab/>
        <w:t>Number of accounts traded pursuant to the offered trading program that were closed with</w:t>
      </w:r>
    </w:p>
    <w:p w14:paraId="48B7CB3D" w14:textId="64AF26E5" w:rsidR="00092845" w:rsidRPr="00501417" w:rsidRDefault="00092845" w:rsidP="00092845">
      <w:pPr>
        <w:ind w:left="720"/>
        <w:jc w:val="both"/>
        <w:rPr>
          <w:rFonts w:ascii="Arial" w:hAnsi="Arial" w:cs="Arial"/>
          <w:bCs/>
          <w:sz w:val="14"/>
          <w:szCs w:val="14"/>
        </w:rPr>
      </w:pPr>
      <w:r w:rsidRPr="00501417">
        <w:rPr>
          <w:rFonts w:ascii="Arial" w:hAnsi="Arial" w:cs="Arial"/>
          <w:bCs/>
          <w:sz w:val="14"/>
          <w:szCs w:val="14"/>
        </w:rPr>
        <w:t xml:space="preserve">Negative net performance:  </w:t>
      </w:r>
      <w:r w:rsidR="00A4241E">
        <w:rPr>
          <w:rFonts w:ascii="Arial" w:hAnsi="Arial" w:cs="Arial"/>
          <w:bCs/>
          <w:sz w:val="14"/>
          <w:szCs w:val="14"/>
        </w:rPr>
        <w:t>0</w:t>
      </w:r>
    </w:p>
    <w:p w14:paraId="4DFCB235" w14:textId="77777777" w:rsidR="00092845" w:rsidRPr="00501417" w:rsidRDefault="00092845" w:rsidP="00092845">
      <w:pPr>
        <w:ind w:left="720"/>
        <w:jc w:val="both"/>
        <w:rPr>
          <w:rFonts w:ascii="Arial" w:hAnsi="Arial" w:cs="Arial"/>
          <w:bCs/>
          <w:sz w:val="14"/>
          <w:szCs w:val="14"/>
        </w:rPr>
      </w:pPr>
    </w:p>
    <w:p w14:paraId="724D8D4B" w14:textId="4639C470" w:rsidR="00092845" w:rsidRPr="00501417" w:rsidRDefault="00092845" w:rsidP="00092845">
      <w:pPr>
        <w:jc w:val="both"/>
        <w:rPr>
          <w:rFonts w:ascii="Arial" w:hAnsi="Arial" w:cs="Arial"/>
          <w:bCs/>
          <w:sz w:val="14"/>
          <w:szCs w:val="14"/>
        </w:rPr>
      </w:pPr>
      <w:r w:rsidRPr="00501417">
        <w:rPr>
          <w:rFonts w:ascii="Arial" w:hAnsi="Arial" w:cs="Arial"/>
          <w:bCs/>
          <w:sz w:val="14"/>
          <w:szCs w:val="14"/>
        </w:rPr>
        <w:t>K.</w:t>
      </w:r>
      <w:r w:rsidRPr="00501417">
        <w:rPr>
          <w:rFonts w:ascii="Arial" w:hAnsi="Arial" w:cs="Arial"/>
          <w:bCs/>
          <w:sz w:val="14"/>
          <w:szCs w:val="14"/>
        </w:rPr>
        <w:tab/>
        <w:t xml:space="preserve">Range of returns for negative accounts “opened” and “closed”: </w:t>
      </w:r>
      <w:r w:rsidR="00377D0C">
        <w:rPr>
          <w:rFonts w:ascii="Arial" w:hAnsi="Arial" w:cs="Arial"/>
          <w:bCs/>
          <w:sz w:val="14"/>
          <w:szCs w:val="14"/>
        </w:rPr>
        <w:t>N/A</w:t>
      </w:r>
      <w:r w:rsidR="00377D0C" w:rsidRPr="00501417" w:rsidDel="00377D0C">
        <w:rPr>
          <w:rFonts w:ascii="Arial" w:hAnsi="Arial" w:cs="Arial"/>
          <w:bCs/>
          <w:sz w:val="14"/>
          <w:szCs w:val="14"/>
        </w:rPr>
        <w:t xml:space="preserve"> </w:t>
      </w:r>
    </w:p>
    <w:p w14:paraId="2432619F" w14:textId="77777777" w:rsidR="00092845" w:rsidRPr="00501417" w:rsidRDefault="00092845" w:rsidP="00092845">
      <w:pPr>
        <w:ind w:left="720"/>
        <w:jc w:val="both"/>
        <w:rPr>
          <w:rFonts w:ascii="Arial" w:hAnsi="Arial" w:cs="Arial"/>
          <w:bCs/>
          <w:sz w:val="14"/>
          <w:szCs w:val="14"/>
        </w:rPr>
      </w:pPr>
    </w:p>
    <w:p w14:paraId="3BD7CF7A" w14:textId="77777777" w:rsidR="00092845" w:rsidRPr="00501417" w:rsidRDefault="00092845" w:rsidP="00092845">
      <w:pPr>
        <w:ind w:left="720"/>
        <w:jc w:val="both"/>
        <w:rPr>
          <w:rFonts w:ascii="Arial" w:hAnsi="Arial" w:cs="Arial"/>
          <w:bCs/>
          <w:sz w:val="14"/>
          <w:szCs w:val="14"/>
        </w:rPr>
      </w:pPr>
    </w:p>
    <w:p w14:paraId="613F566E" w14:textId="77777777" w:rsidR="00092845" w:rsidRPr="00501417" w:rsidRDefault="00092845" w:rsidP="00092845">
      <w:pPr>
        <w:jc w:val="both"/>
        <w:rPr>
          <w:rFonts w:ascii="Arial" w:hAnsi="Arial" w:cs="Arial"/>
          <w:bCs/>
          <w:sz w:val="14"/>
          <w:szCs w:val="14"/>
        </w:rPr>
      </w:pPr>
    </w:p>
    <w:p w14:paraId="55E3B55E" w14:textId="3B7E5CCC" w:rsidR="00092845" w:rsidRPr="00501417" w:rsidRDefault="00092845" w:rsidP="00092845">
      <w:pPr>
        <w:jc w:val="center"/>
        <w:rPr>
          <w:rFonts w:ascii="Arial" w:hAnsi="Arial" w:cs="Arial"/>
          <w:bCs/>
          <w:sz w:val="14"/>
          <w:szCs w:val="14"/>
        </w:rPr>
      </w:pPr>
      <w:r w:rsidRPr="00501417">
        <w:rPr>
          <w:rFonts w:ascii="Arial" w:hAnsi="Arial" w:cs="Arial"/>
          <w:bCs/>
          <w:sz w:val="14"/>
          <w:szCs w:val="14"/>
        </w:rPr>
        <w:t>The Time Weighted Average Method was used to compute the rate of return.</w:t>
      </w:r>
    </w:p>
    <w:p w14:paraId="79BAD34D" w14:textId="0F491EF8" w:rsidR="00092845" w:rsidRPr="00501417" w:rsidRDefault="00092845" w:rsidP="00092845">
      <w:pPr>
        <w:jc w:val="center"/>
        <w:rPr>
          <w:rFonts w:ascii="Arial" w:hAnsi="Arial" w:cs="Arial"/>
          <w:bCs/>
          <w:sz w:val="14"/>
          <w:szCs w:val="14"/>
        </w:rPr>
      </w:pPr>
    </w:p>
    <w:p w14:paraId="3D3B22B6" w14:textId="760ECBD0" w:rsidR="00A10E31" w:rsidRDefault="00A10E31" w:rsidP="00092845">
      <w:pPr>
        <w:jc w:val="center"/>
        <w:rPr>
          <w:rFonts w:ascii="Arial" w:hAnsi="Arial" w:cs="Arial"/>
          <w:bCs/>
          <w:i/>
          <w:iCs/>
          <w:sz w:val="14"/>
          <w:szCs w:val="14"/>
        </w:rPr>
      </w:pPr>
    </w:p>
    <w:p w14:paraId="02530534" w14:textId="77777777" w:rsidR="00A10E31" w:rsidRPr="00501417" w:rsidRDefault="00A10E31" w:rsidP="00092845">
      <w:pPr>
        <w:jc w:val="center"/>
        <w:rPr>
          <w:rFonts w:ascii="Arial" w:hAnsi="Arial" w:cs="Arial"/>
          <w:bCs/>
          <w:i/>
          <w:iCs/>
          <w:sz w:val="14"/>
          <w:szCs w:val="14"/>
        </w:rPr>
      </w:pPr>
    </w:p>
    <w:p w14:paraId="1BB1B736" w14:textId="77777777" w:rsidR="00092845" w:rsidRPr="00501417" w:rsidRDefault="00092845" w:rsidP="00092845">
      <w:pPr>
        <w:jc w:val="center"/>
        <w:rPr>
          <w:rFonts w:ascii="Arial" w:hAnsi="Arial" w:cs="Arial"/>
          <w:bCs/>
          <w:sz w:val="14"/>
          <w:szCs w:val="14"/>
        </w:rPr>
      </w:pPr>
    </w:p>
    <w:p w14:paraId="0BCE40DA" w14:textId="77777777" w:rsidR="00092845" w:rsidRPr="00501417" w:rsidRDefault="00092845" w:rsidP="00092845">
      <w:pPr>
        <w:jc w:val="center"/>
        <w:rPr>
          <w:rFonts w:ascii="Arial" w:hAnsi="Arial" w:cs="Arial"/>
          <w:bCs/>
          <w:sz w:val="14"/>
          <w:szCs w:val="14"/>
        </w:rPr>
      </w:pPr>
    </w:p>
    <w:p w14:paraId="029AA173" w14:textId="77777777" w:rsidR="00092845" w:rsidRPr="00501417" w:rsidRDefault="00092845" w:rsidP="00092845">
      <w:pPr>
        <w:jc w:val="center"/>
        <w:rPr>
          <w:rFonts w:ascii="Arial" w:hAnsi="Arial"/>
          <w:b/>
          <w:bCs/>
          <w:sz w:val="14"/>
          <w:szCs w:val="14"/>
        </w:rPr>
      </w:pPr>
      <w:r w:rsidRPr="00501417">
        <w:rPr>
          <w:rFonts w:ascii="Arial" w:hAnsi="Arial"/>
          <w:b/>
          <w:sz w:val="14"/>
          <w:szCs w:val="14"/>
        </w:rPr>
        <w:t>PAST PERFORMANCE IS NOT NECESSARILY INDICATIVE OF FUTURE RESULTS</w:t>
      </w:r>
    </w:p>
    <w:p w14:paraId="01305960" w14:textId="77777777" w:rsidR="00092845" w:rsidRPr="00501417" w:rsidRDefault="00092845" w:rsidP="00092845">
      <w:pPr>
        <w:jc w:val="both"/>
        <w:rPr>
          <w:rFonts w:ascii="Arial" w:hAnsi="Arial"/>
          <w:b/>
          <w:bCs/>
          <w:sz w:val="14"/>
          <w:szCs w:val="14"/>
        </w:rPr>
      </w:pPr>
    </w:p>
    <w:tbl>
      <w:tblPr>
        <w:tblW w:w="92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Change w:id="143" w:author="Ryan DeGaris" w:date="2024-05-10T13:41:00Z" w16du:dateUtc="2024-05-10T20:41:00Z">
          <w:tblPr>
            <w:tblW w:w="105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PrChange>
      </w:tblPr>
      <w:tblGrid>
        <w:gridCol w:w="1298"/>
        <w:gridCol w:w="1321"/>
        <w:gridCol w:w="1321"/>
        <w:gridCol w:w="1321"/>
        <w:gridCol w:w="1321"/>
        <w:gridCol w:w="1321"/>
        <w:gridCol w:w="1321"/>
        <w:tblGridChange w:id="144">
          <w:tblGrid>
            <w:gridCol w:w="1298"/>
            <w:gridCol w:w="1321"/>
            <w:gridCol w:w="1321"/>
            <w:gridCol w:w="1321"/>
            <w:gridCol w:w="1321"/>
            <w:gridCol w:w="1321"/>
            <w:gridCol w:w="1321"/>
          </w:tblGrid>
        </w:tblGridChange>
      </w:tblGrid>
      <w:tr w:rsidR="00D300D7" w:rsidRPr="00501417" w14:paraId="693526A5" w14:textId="0F0CC6C0" w:rsidTr="00D300D7">
        <w:trPr>
          <w:jc w:val="center"/>
          <w:trPrChange w:id="145" w:author="Ryan DeGaris" w:date="2024-05-10T13:41:00Z" w16du:dateUtc="2024-05-10T20:41:00Z">
            <w:trPr>
              <w:jc w:val="center"/>
            </w:trPr>
          </w:trPrChange>
        </w:trPr>
        <w:tc>
          <w:tcPr>
            <w:tcW w:w="1298" w:type="dxa"/>
            <w:tcPrChange w:id="146" w:author="Ryan DeGaris" w:date="2024-05-10T13:41:00Z" w16du:dateUtc="2024-05-10T20:41:00Z">
              <w:tcPr>
                <w:tcW w:w="1298" w:type="dxa"/>
              </w:tcPr>
            </w:tcPrChange>
          </w:tcPr>
          <w:p w14:paraId="36E16BE1" w14:textId="77777777" w:rsidR="00D300D7" w:rsidRPr="00501417" w:rsidRDefault="00D300D7" w:rsidP="00DE191C">
            <w:pPr>
              <w:jc w:val="center"/>
              <w:rPr>
                <w:rFonts w:ascii="Tahoma" w:hAnsi="Tahoma" w:cs="Tahoma"/>
                <w:b/>
                <w:sz w:val="14"/>
                <w:szCs w:val="14"/>
              </w:rPr>
            </w:pPr>
            <w:r w:rsidRPr="00501417">
              <w:rPr>
                <w:rFonts w:ascii="Tahoma" w:hAnsi="Tahoma" w:cs="Tahoma"/>
                <w:b/>
                <w:sz w:val="14"/>
                <w:szCs w:val="14"/>
              </w:rPr>
              <w:t>MONTH</w:t>
            </w:r>
          </w:p>
        </w:tc>
        <w:tc>
          <w:tcPr>
            <w:tcW w:w="1321" w:type="dxa"/>
            <w:tcPrChange w:id="147" w:author="Ryan DeGaris" w:date="2024-05-10T13:41:00Z" w16du:dateUtc="2024-05-10T20:41:00Z">
              <w:tcPr>
                <w:tcW w:w="1321" w:type="dxa"/>
              </w:tcPr>
            </w:tcPrChange>
          </w:tcPr>
          <w:p w14:paraId="15D00AA5" w14:textId="77777777" w:rsidR="00D300D7" w:rsidRPr="00501417" w:rsidRDefault="00D300D7" w:rsidP="00DE191C">
            <w:pPr>
              <w:jc w:val="center"/>
              <w:rPr>
                <w:rFonts w:ascii="Tahoma" w:hAnsi="Tahoma" w:cs="Tahoma"/>
                <w:b/>
                <w:sz w:val="14"/>
                <w:szCs w:val="14"/>
              </w:rPr>
            </w:pPr>
            <w:r w:rsidRPr="00501417">
              <w:rPr>
                <w:rFonts w:ascii="Tahoma" w:hAnsi="Tahoma" w:cs="Tahoma"/>
                <w:b/>
                <w:sz w:val="14"/>
                <w:szCs w:val="14"/>
              </w:rPr>
              <w:t>2019</w:t>
            </w:r>
          </w:p>
        </w:tc>
        <w:tc>
          <w:tcPr>
            <w:tcW w:w="1321" w:type="dxa"/>
            <w:tcPrChange w:id="148" w:author="Ryan DeGaris" w:date="2024-05-10T13:41:00Z" w16du:dateUtc="2024-05-10T20:41:00Z">
              <w:tcPr>
                <w:tcW w:w="1321" w:type="dxa"/>
              </w:tcPr>
            </w:tcPrChange>
          </w:tcPr>
          <w:p w14:paraId="318A9E1D" w14:textId="11368603" w:rsidR="00D300D7" w:rsidRPr="00252438" w:rsidRDefault="00D300D7" w:rsidP="00DE191C">
            <w:pPr>
              <w:jc w:val="center"/>
              <w:rPr>
                <w:rFonts w:ascii="Tahoma" w:hAnsi="Tahoma" w:cs="Tahoma"/>
                <w:b/>
                <w:sz w:val="14"/>
                <w:szCs w:val="14"/>
              </w:rPr>
            </w:pPr>
            <w:r>
              <w:rPr>
                <w:rFonts w:ascii="Tahoma" w:hAnsi="Tahoma" w:cs="Tahoma"/>
                <w:b/>
                <w:sz w:val="14"/>
                <w:szCs w:val="14"/>
              </w:rPr>
              <w:t>2020</w:t>
            </w:r>
          </w:p>
        </w:tc>
        <w:tc>
          <w:tcPr>
            <w:tcW w:w="1321" w:type="dxa"/>
            <w:tcPrChange w:id="149" w:author="Ryan DeGaris" w:date="2024-05-10T13:41:00Z" w16du:dateUtc="2024-05-10T20:41:00Z">
              <w:tcPr>
                <w:tcW w:w="1321" w:type="dxa"/>
              </w:tcPr>
            </w:tcPrChange>
          </w:tcPr>
          <w:p w14:paraId="02596A8A" w14:textId="2266108B" w:rsidR="00D300D7" w:rsidRDefault="00D300D7" w:rsidP="00DE191C">
            <w:pPr>
              <w:jc w:val="center"/>
              <w:rPr>
                <w:rFonts w:ascii="Tahoma" w:hAnsi="Tahoma" w:cs="Tahoma"/>
                <w:b/>
                <w:sz w:val="14"/>
                <w:szCs w:val="14"/>
              </w:rPr>
            </w:pPr>
            <w:r>
              <w:rPr>
                <w:rFonts w:ascii="Tahoma" w:hAnsi="Tahoma" w:cs="Tahoma"/>
                <w:b/>
                <w:sz w:val="14"/>
                <w:szCs w:val="14"/>
              </w:rPr>
              <w:t>2021</w:t>
            </w:r>
          </w:p>
        </w:tc>
        <w:tc>
          <w:tcPr>
            <w:tcW w:w="1321" w:type="dxa"/>
            <w:tcPrChange w:id="150" w:author="Ryan DeGaris" w:date="2024-05-10T13:41:00Z" w16du:dateUtc="2024-05-10T20:41:00Z">
              <w:tcPr>
                <w:tcW w:w="1321" w:type="dxa"/>
              </w:tcPr>
            </w:tcPrChange>
          </w:tcPr>
          <w:p w14:paraId="19C3DD06" w14:textId="0980FF4D" w:rsidR="00D300D7" w:rsidRDefault="00D300D7" w:rsidP="00DE191C">
            <w:pPr>
              <w:jc w:val="center"/>
              <w:rPr>
                <w:rFonts w:ascii="Tahoma" w:hAnsi="Tahoma" w:cs="Tahoma"/>
                <w:b/>
                <w:sz w:val="14"/>
                <w:szCs w:val="14"/>
              </w:rPr>
            </w:pPr>
            <w:r>
              <w:rPr>
                <w:rFonts w:ascii="Tahoma" w:hAnsi="Tahoma" w:cs="Tahoma"/>
                <w:b/>
                <w:sz w:val="14"/>
                <w:szCs w:val="14"/>
              </w:rPr>
              <w:t>2022</w:t>
            </w:r>
          </w:p>
        </w:tc>
        <w:tc>
          <w:tcPr>
            <w:tcW w:w="1321" w:type="dxa"/>
            <w:tcPrChange w:id="151" w:author="Ryan DeGaris" w:date="2024-05-10T13:41:00Z" w16du:dateUtc="2024-05-10T20:41:00Z">
              <w:tcPr>
                <w:tcW w:w="1321" w:type="dxa"/>
              </w:tcPr>
            </w:tcPrChange>
          </w:tcPr>
          <w:p w14:paraId="1EF75D16" w14:textId="7B37DE7A" w:rsidR="00D300D7" w:rsidRDefault="00D300D7" w:rsidP="00DE191C">
            <w:pPr>
              <w:jc w:val="center"/>
              <w:rPr>
                <w:rFonts w:ascii="Tahoma" w:hAnsi="Tahoma" w:cs="Tahoma"/>
                <w:b/>
                <w:sz w:val="14"/>
                <w:szCs w:val="14"/>
              </w:rPr>
            </w:pPr>
            <w:r>
              <w:rPr>
                <w:rFonts w:ascii="Tahoma" w:hAnsi="Tahoma" w:cs="Tahoma"/>
                <w:b/>
                <w:sz w:val="14"/>
                <w:szCs w:val="14"/>
              </w:rPr>
              <w:t>2023</w:t>
            </w:r>
          </w:p>
        </w:tc>
        <w:tc>
          <w:tcPr>
            <w:tcW w:w="1321" w:type="dxa"/>
            <w:tcPrChange w:id="152" w:author="Ryan DeGaris" w:date="2024-05-10T13:41:00Z" w16du:dateUtc="2024-05-10T20:41:00Z">
              <w:tcPr>
                <w:tcW w:w="1321" w:type="dxa"/>
              </w:tcPr>
            </w:tcPrChange>
          </w:tcPr>
          <w:p w14:paraId="78315BAF" w14:textId="3DC17C2A" w:rsidR="00D300D7" w:rsidRDefault="00D300D7" w:rsidP="00DE191C">
            <w:pPr>
              <w:jc w:val="center"/>
              <w:rPr>
                <w:rFonts w:ascii="Tahoma" w:hAnsi="Tahoma" w:cs="Tahoma"/>
                <w:b/>
                <w:sz w:val="14"/>
                <w:szCs w:val="14"/>
              </w:rPr>
            </w:pPr>
            <w:r>
              <w:rPr>
                <w:rFonts w:ascii="Tahoma" w:hAnsi="Tahoma" w:cs="Tahoma"/>
                <w:b/>
                <w:sz w:val="14"/>
                <w:szCs w:val="14"/>
              </w:rPr>
              <w:t>2024</w:t>
            </w:r>
          </w:p>
        </w:tc>
      </w:tr>
      <w:tr w:rsidR="00D300D7" w:rsidRPr="00501417" w14:paraId="1887DC59" w14:textId="189741A9" w:rsidTr="00D300D7">
        <w:trPr>
          <w:jc w:val="center"/>
          <w:trPrChange w:id="153" w:author="Ryan DeGaris" w:date="2024-05-10T13:41:00Z" w16du:dateUtc="2024-05-10T20:41:00Z">
            <w:trPr>
              <w:jc w:val="center"/>
            </w:trPr>
          </w:trPrChange>
        </w:trPr>
        <w:tc>
          <w:tcPr>
            <w:tcW w:w="1298" w:type="dxa"/>
            <w:tcPrChange w:id="154" w:author="Ryan DeGaris" w:date="2024-05-10T13:41:00Z" w16du:dateUtc="2024-05-10T20:41:00Z">
              <w:tcPr>
                <w:tcW w:w="1298" w:type="dxa"/>
              </w:tcPr>
            </w:tcPrChange>
          </w:tcPr>
          <w:p w14:paraId="37186574" w14:textId="77777777" w:rsidR="00D300D7" w:rsidRPr="00501417" w:rsidRDefault="00D300D7" w:rsidP="00DE191C">
            <w:pPr>
              <w:jc w:val="center"/>
              <w:rPr>
                <w:rFonts w:ascii="Tahoma" w:hAnsi="Tahoma" w:cs="Tahoma"/>
                <w:bCs/>
                <w:sz w:val="14"/>
                <w:szCs w:val="14"/>
              </w:rPr>
            </w:pPr>
            <w:r w:rsidRPr="00501417">
              <w:rPr>
                <w:rFonts w:ascii="Arial" w:eastAsiaTheme="majorEastAsia" w:hAnsi="Arial" w:cs="Arial"/>
                <w:sz w:val="14"/>
                <w:szCs w:val="14"/>
              </w:rPr>
              <w:t>January</w:t>
            </w:r>
          </w:p>
        </w:tc>
        <w:tc>
          <w:tcPr>
            <w:tcW w:w="1321" w:type="dxa"/>
            <w:tcPrChange w:id="155" w:author="Ryan DeGaris" w:date="2024-05-10T13:41:00Z" w16du:dateUtc="2024-05-10T20:41:00Z">
              <w:tcPr>
                <w:tcW w:w="1321" w:type="dxa"/>
              </w:tcPr>
            </w:tcPrChange>
          </w:tcPr>
          <w:p w14:paraId="60402993" w14:textId="2272286F" w:rsidR="00D300D7" w:rsidRPr="00501417" w:rsidRDefault="00D300D7" w:rsidP="00DE191C">
            <w:pPr>
              <w:jc w:val="center"/>
              <w:rPr>
                <w:rFonts w:ascii="Tahoma" w:hAnsi="Tahoma" w:cs="Tahoma"/>
                <w:bCs/>
                <w:sz w:val="14"/>
                <w:szCs w:val="14"/>
              </w:rPr>
            </w:pPr>
            <w:r w:rsidRPr="00501417">
              <w:rPr>
                <w:rFonts w:ascii="Tahoma" w:hAnsi="Tahoma" w:cs="Tahoma"/>
                <w:bCs/>
                <w:sz w:val="14"/>
                <w:szCs w:val="14"/>
              </w:rPr>
              <w:t>-</w:t>
            </w:r>
            <w:r>
              <w:rPr>
                <w:rFonts w:ascii="Tahoma" w:hAnsi="Tahoma" w:cs="Tahoma"/>
                <w:bCs/>
                <w:sz w:val="14"/>
                <w:szCs w:val="14"/>
              </w:rPr>
              <w:t>31.05</w:t>
            </w:r>
            <w:r w:rsidRPr="00501417">
              <w:rPr>
                <w:rFonts w:ascii="Tahoma" w:hAnsi="Tahoma" w:cs="Tahoma"/>
                <w:bCs/>
                <w:sz w:val="14"/>
                <w:szCs w:val="14"/>
              </w:rPr>
              <w:t>%</w:t>
            </w:r>
          </w:p>
        </w:tc>
        <w:tc>
          <w:tcPr>
            <w:tcW w:w="1321" w:type="dxa"/>
            <w:tcPrChange w:id="156" w:author="Ryan DeGaris" w:date="2024-05-10T13:41:00Z" w16du:dateUtc="2024-05-10T20:41:00Z">
              <w:tcPr>
                <w:tcW w:w="1321" w:type="dxa"/>
              </w:tcPr>
            </w:tcPrChange>
          </w:tcPr>
          <w:p w14:paraId="1B28B939" w14:textId="558AC1F8" w:rsidR="00D300D7" w:rsidRPr="00252438" w:rsidRDefault="00D300D7" w:rsidP="00DE191C">
            <w:pPr>
              <w:jc w:val="center"/>
              <w:rPr>
                <w:rFonts w:ascii="Tahoma" w:hAnsi="Tahoma" w:cs="Tahoma"/>
                <w:bCs/>
                <w:sz w:val="14"/>
                <w:szCs w:val="14"/>
              </w:rPr>
            </w:pPr>
            <w:r>
              <w:rPr>
                <w:rFonts w:ascii="Tahoma" w:hAnsi="Tahoma" w:cs="Tahoma"/>
                <w:bCs/>
                <w:sz w:val="14"/>
                <w:szCs w:val="14"/>
              </w:rPr>
              <w:t>-2.13%</w:t>
            </w:r>
          </w:p>
        </w:tc>
        <w:tc>
          <w:tcPr>
            <w:tcW w:w="1321" w:type="dxa"/>
            <w:tcPrChange w:id="157" w:author="Ryan DeGaris" w:date="2024-05-10T13:41:00Z" w16du:dateUtc="2024-05-10T20:41:00Z">
              <w:tcPr>
                <w:tcW w:w="1321" w:type="dxa"/>
              </w:tcPr>
            </w:tcPrChange>
          </w:tcPr>
          <w:p w14:paraId="5BB64E21" w14:textId="02F821BE" w:rsidR="00D300D7" w:rsidRDefault="00D300D7" w:rsidP="00DE191C">
            <w:pPr>
              <w:jc w:val="center"/>
              <w:rPr>
                <w:rFonts w:ascii="Tahoma" w:hAnsi="Tahoma" w:cs="Tahoma"/>
                <w:bCs/>
                <w:sz w:val="14"/>
                <w:szCs w:val="14"/>
              </w:rPr>
            </w:pPr>
            <w:r>
              <w:rPr>
                <w:rFonts w:ascii="Tahoma" w:hAnsi="Tahoma" w:cs="Tahoma"/>
                <w:bCs/>
                <w:sz w:val="14"/>
                <w:szCs w:val="14"/>
              </w:rPr>
              <w:t>-13.35%</w:t>
            </w:r>
          </w:p>
        </w:tc>
        <w:tc>
          <w:tcPr>
            <w:tcW w:w="1321" w:type="dxa"/>
            <w:tcPrChange w:id="158" w:author="Ryan DeGaris" w:date="2024-05-10T13:41:00Z" w16du:dateUtc="2024-05-10T20:41:00Z">
              <w:tcPr>
                <w:tcW w:w="1321" w:type="dxa"/>
              </w:tcPr>
            </w:tcPrChange>
          </w:tcPr>
          <w:p w14:paraId="3010C6EA" w14:textId="786FF93B" w:rsidR="00D300D7" w:rsidRDefault="00D300D7" w:rsidP="00DE191C">
            <w:pPr>
              <w:jc w:val="center"/>
              <w:rPr>
                <w:rFonts w:ascii="Tahoma" w:hAnsi="Tahoma" w:cs="Tahoma"/>
                <w:bCs/>
                <w:sz w:val="14"/>
                <w:szCs w:val="14"/>
              </w:rPr>
            </w:pPr>
            <w:r>
              <w:rPr>
                <w:rFonts w:ascii="Tahoma" w:hAnsi="Tahoma" w:cs="Tahoma"/>
                <w:bCs/>
                <w:sz w:val="14"/>
                <w:szCs w:val="14"/>
              </w:rPr>
              <w:t>1.43%</w:t>
            </w:r>
          </w:p>
        </w:tc>
        <w:tc>
          <w:tcPr>
            <w:tcW w:w="1321" w:type="dxa"/>
            <w:tcPrChange w:id="159" w:author="Ryan DeGaris" w:date="2024-05-10T13:41:00Z" w16du:dateUtc="2024-05-10T20:41:00Z">
              <w:tcPr>
                <w:tcW w:w="1321" w:type="dxa"/>
              </w:tcPr>
            </w:tcPrChange>
          </w:tcPr>
          <w:p w14:paraId="24E29BA9" w14:textId="7D431A7A" w:rsidR="00D300D7" w:rsidRDefault="00D300D7" w:rsidP="00DE191C">
            <w:pPr>
              <w:jc w:val="center"/>
              <w:rPr>
                <w:rFonts w:ascii="Tahoma" w:hAnsi="Tahoma" w:cs="Tahoma"/>
                <w:bCs/>
                <w:sz w:val="14"/>
                <w:szCs w:val="14"/>
              </w:rPr>
            </w:pPr>
            <w:r>
              <w:rPr>
                <w:rFonts w:ascii="Tahoma" w:hAnsi="Tahoma" w:cs="Tahoma"/>
                <w:bCs/>
                <w:sz w:val="14"/>
                <w:szCs w:val="14"/>
              </w:rPr>
              <w:t>-4.75%</w:t>
            </w:r>
          </w:p>
        </w:tc>
        <w:tc>
          <w:tcPr>
            <w:tcW w:w="1321" w:type="dxa"/>
            <w:tcPrChange w:id="160" w:author="Ryan DeGaris" w:date="2024-05-10T13:41:00Z" w16du:dateUtc="2024-05-10T20:41:00Z">
              <w:tcPr>
                <w:tcW w:w="1321" w:type="dxa"/>
              </w:tcPr>
            </w:tcPrChange>
          </w:tcPr>
          <w:p w14:paraId="7DBEB83F" w14:textId="1A52FB57" w:rsidR="00D300D7" w:rsidRDefault="00D300D7" w:rsidP="00DE191C">
            <w:pPr>
              <w:jc w:val="center"/>
              <w:rPr>
                <w:rFonts w:ascii="Tahoma" w:hAnsi="Tahoma" w:cs="Tahoma"/>
                <w:bCs/>
                <w:sz w:val="14"/>
                <w:szCs w:val="14"/>
              </w:rPr>
            </w:pPr>
            <w:r>
              <w:rPr>
                <w:rFonts w:ascii="Tahoma" w:hAnsi="Tahoma" w:cs="Tahoma"/>
                <w:bCs/>
                <w:sz w:val="14"/>
                <w:szCs w:val="14"/>
              </w:rPr>
              <w:t>NT</w:t>
            </w:r>
          </w:p>
        </w:tc>
      </w:tr>
      <w:tr w:rsidR="00D300D7" w:rsidRPr="00501417" w14:paraId="2BDDAA97" w14:textId="18AF5082" w:rsidTr="00D300D7">
        <w:trPr>
          <w:jc w:val="center"/>
          <w:trPrChange w:id="161" w:author="Ryan DeGaris" w:date="2024-05-10T13:41:00Z" w16du:dateUtc="2024-05-10T20:41:00Z">
            <w:trPr>
              <w:jc w:val="center"/>
            </w:trPr>
          </w:trPrChange>
        </w:trPr>
        <w:tc>
          <w:tcPr>
            <w:tcW w:w="1298" w:type="dxa"/>
            <w:tcPrChange w:id="162" w:author="Ryan DeGaris" w:date="2024-05-10T13:41:00Z" w16du:dateUtc="2024-05-10T20:41:00Z">
              <w:tcPr>
                <w:tcW w:w="1298" w:type="dxa"/>
              </w:tcPr>
            </w:tcPrChange>
          </w:tcPr>
          <w:p w14:paraId="2F1D040C" w14:textId="77777777" w:rsidR="00D300D7" w:rsidRPr="00501417" w:rsidRDefault="00D300D7" w:rsidP="00DE191C">
            <w:pPr>
              <w:jc w:val="center"/>
              <w:rPr>
                <w:rFonts w:ascii="Tahoma" w:hAnsi="Tahoma" w:cs="Tahoma"/>
                <w:bCs/>
                <w:sz w:val="14"/>
                <w:szCs w:val="14"/>
              </w:rPr>
            </w:pPr>
            <w:r w:rsidRPr="00501417">
              <w:rPr>
                <w:rFonts w:ascii="Tahoma" w:hAnsi="Tahoma" w:cs="Tahoma"/>
                <w:bCs/>
                <w:sz w:val="14"/>
                <w:szCs w:val="14"/>
              </w:rPr>
              <w:t>February</w:t>
            </w:r>
          </w:p>
        </w:tc>
        <w:tc>
          <w:tcPr>
            <w:tcW w:w="1321" w:type="dxa"/>
            <w:tcPrChange w:id="163" w:author="Ryan DeGaris" w:date="2024-05-10T13:41:00Z" w16du:dateUtc="2024-05-10T20:41:00Z">
              <w:tcPr>
                <w:tcW w:w="1321" w:type="dxa"/>
              </w:tcPr>
            </w:tcPrChange>
          </w:tcPr>
          <w:p w14:paraId="1D4CF19C" w14:textId="47402534" w:rsidR="00D300D7" w:rsidRPr="00501417" w:rsidRDefault="00D300D7" w:rsidP="00DE191C">
            <w:pPr>
              <w:jc w:val="center"/>
              <w:rPr>
                <w:rFonts w:ascii="Tahoma" w:hAnsi="Tahoma" w:cs="Tahoma"/>
                <w:bCs/>
                <w:sz w:val="14"/>
                <w:szCs w:val="14"/>
              </w:rPr>
            </w:pPr>
            <w:r>
              <w:rPr>
                <w:rFonts w:ascii="Tahoma" w:hAnsi="Tahoma" w:cs="Tahoma"/>
                <w:bCs/>
                <w:sz w:val="14"/>
                <w:szCs w:val="14"/>
              </w:rPr>
              <w:t>-8.37</w:t>
            </w:r>
            <w:r w:rsidRPr="00501417">
              <w:rPr>
                <w:rFonts w:ascii="Tahoma" w:hAnsi="Tahoma" w:cs="Tahoma"/>
                <w:bCs/>
                <w:sz w:val="14"/>
                <w:szCs w:val="14"/>
              </w:rPr>
              <w:t>%</w:t>
            </w:r>
          </w:p>
        </w:tc>
        <w:tc>
          <w:tcPr>
            <w:tcW w:w="1321" w:type="dxa"/>
            <w:tcPrChange w:id="164" w:author="Ryan DeGaris" w:date="2024-05-10T13:41:00Z" w16du:dateUtc="2024-05-10T20:41:00Z">
              <w:tcPr>
                <w:tcW w:w="1321" w:type="dxa"/>
              </w:tcPr>
            </w:tcPrChange>
          </w:tcPr>
          <w:p w14:paraId="0684819C" w14:textId="02E01B21" w:rsidR="00D300D7" w:rsidRPr="00252438" w:rsidRDefault="00D300D7" w:rsidP="00DE191C">
            <w:pPr>
              <w:jc w:val="center"/>
              <w:rPr>
                <w:rFonts w:ascii="Tahoma" w:hAnsi="Tahoma" w:cs="Tahoma"/>
                <w:bCs/>
                <w:sz w:val="14"/>
                <w:szCs w:val="14"/>
              </w:rPr>
            </w:pPr>
            <w:r>
              <w:rPr>
                <w:rFonts w:ascii="Tahoma" w:hAnsi="Tahoma" w:cs="Tahoma"/>
                <w:bCs/>
                <w:sz w:val="14"/>
                <w:szCs w:val="14"/>
              </w:rPr>
              <w:t>8.58%</w:t>
            </w:r>
          </w:p>
        </w:tc>
        <w:tc>
          <w:tcPr>
            <w:tcW w:w="1321" w:type="dxa"/>
            <w:tcPrChange w:id="165" w:author="Ryan DeGaris" w:date="2024-05-10T13:41:00Z" w16du:dateUtc="2024-05-10T20:41:00Z">
              <w:tcPr>
                <w:tcW w:w="1321" w:type="dxa"/>
              </w:tcPr>
            </w:tcPrChange>
          </w:tcPr>
          <w:p w14:paraId="63BA6E71" w14:textId="5144ABD4" w:rsidR="00D300D7" w:rsidRDefault="00D300D7" w:rsidP="00DE191C">
            <w:pPr>
              <w:jc w:val="center"/>
              <w:rPr>
                <w:rFonts w:ascii="Tahoma" w:hAnsi="Tahoma" w:cs="Tahoma"/>
                <w:bCs/>
                <w:sz w:val="14"/>
                <w:szCs w:val="14"/>
              </w:rPr>
            </w:pPr>
            <w:r>
              <w:rPr>
                <w:rFonts w:ascii="Tahoma" w:hAnsi="Tahoma" w:cs="Tahoma"/>
                <w:bCs/>
                <w:sz w:val="14"/>
                <w:szCs w:val="14"/>
              </w:rPr>
              <w:t>-3.59%</w:t>
            </w:r>
          </w:p>
        </w:tc>
        <w:tc>
          <w:tcPr>
            <w:tcW w:w="1321" w:type="dxa"/>
            <w:tcPrChange w:id="166" w:author="Ryan DeGaris" w:date="2024-05-10T13:41:00Z" w16du:dateUtc="2024-05-10T20:41:00Z">
              <w:tcPr>
                <w:tcW w:w="1321" w:type="dxa"/>
              </w:tcPr>
            </w:tcPrChange>
          </w:tcPr>
          <w:p w14:paraId="6F8B86F2" w14:textId="72DF28E3" w:rsidR="00D300D7" w:rsidRDefault="00D300D7" w:rsidP="00DE191C">
            <w:pPr>
              <w:jc w:val="center"/>
              <w:rPr>
                <w:rFonts w:ascii="Tahoma" w:hAnsi="Tahoma" w:cs="Tahoma"/>
                <w:bCs/>
                <w:sz w:val="14"/>
                <w:szCs w:val="14"/>
              </w:rPr>
            </w:pPr>
            <w:r>
              <w:rPr>
                <w:rFonts w:ascii="Tahoma" w:hAnsi="Tahoma" w:cs="Tahoma"/>
                <w:bCs/>
                <w:sz w:val="14"/>
                <w:szCs w:val="14"/>
              </w:rPr>
              <w:t>9.47%</w:t>
            </w:r>
          </w:p>
        </w:tc>
        <w:tc>
          <w:tcPr>
            <w:tcW w:w="1321" w:type="dxa"/>
            <w:tcPrChange w:id="167" w:author="Ryan DeGaris" w:date="2024-05-10T13:41:00Z" w16du:dateUtc="2024-05-10T20:41:00Z">
              <w:tcPr>
                <w:tcW w:w="1321" w:type="dxa"/>
              </w:tcPr>
            </w:tcPrChange>
          </w:tcPr>
          <w:p w14:paraId="085EEE18" w14:textId="73644CFF" w:rsidR="00D300D7" w:rsidRDefault="00D300D7" w:rsidP="00DE191C">
            <w:pPr>
              <w:jc w:val="center"/>
              <w:rPr>
                <w:rFonts w:ascii="Tahoma" w:hAnsi="Tahoma" w:cs="Tahoma"/>
                <w:bCs/>
                <w:sz w:val="14"/>
                <w:szCs w:val="14"/>
              </w:rPr>
            </w:pPr>
            <w:r>
              <w:rPr>
                <w:rFonts w:ascii="Tahoma" w:hAnsi="Tahoma" w:cs="Tahoma"/>
                <w:bCs/>
                <w:sz w:val="14"/>
                <w:szCs w:val="14"/>
              </w:rPr>
              <w:t>NT</w:t>
            </w:r>
          </w:p>
        </w:tc>
        <w:tc>
          <w:tcPr>
            <w:tcW w:w="1321" w:type="dxa"/>
            <w:tcPrChange w:id="168" w:author="Ryan DeGaris" w:date="2024-05-10T13:41:00Z" w16du:dateUtc="2024-05-10T20:41:00Z">
              <w:tcPr>
                <w:tcW w:w="1321" w:type="dxa"/>
              </w:tcPr>
            </w:tcPrChange>
          </w:tcPr>
          <w:p w14:paraId="18B05C60" w14:textId="73F06F7D" w:rsidR="00D300D7" w:rsidRDefault="00D300D7" w:rsidP="00DE191C">
            <w:pPr>
              <w:jc w:val="center"/>
              <w:rPr>
                <w:rFonts w:ascii="Tahoma" w:hAnsi="Tahoma" w:cs="Tahoma"/>
                <w:bCs/>
                <w:sz w:val="14"/>
                <w:szCs w:val="14"/>
              </w:rPr>
            </w:pPr>
            <w:r>
              <w:rPr>
                <w:rFonts w:ascii="Tahoma" w:hAnsi="Tahoma" w:cs="Tahoma"/>
                <w:bCs/>
                <w:sz w:val="14"/>
                <w:szCs w:val="14"/>
              </w:rPr>
              <w:t>NT</w:t>
            </w:r>
          </w:p>
        </w:tc>
      </w:tr>
      <w:tr w:rsidR="00D300D7" w:rsidRPr="00501417" w14:paraId="79311333" w14:textId="40D49DDA" w:rsidTr="00D300D7">
        <w:trPr>
          <w:jc w:val="center"/>
          <w:trPrChange w:id="169" w:author="Ryan DeGaris" w:date="2024-05-10T13:41:00Z" w16du:dateUtc="2024-05-10T20:41:00Z">
            <w:trPr>
              <w:jc w:val="center"/>
            </w:trPr>
          </w:trPrChange>
        </w:trPr>
        <w:tc>
          <w:tcPr>
            <w:tcW w:w="1298" w:type="dxa"/>
            <w:tcPrChange w:id="170" w:author="Ryan DeGaris" w:date="2024-05-10T13:41:00Z" w16du:dateUtc="2024-05-10T20:41:00Z">
              <w:tcPr>
                <w:tcW w:w="1298" w:type="dxa"/>
              </w:tcPr>
            </w:tcPrChange>
          </w:tcPr>
          <w:p w14:paraId="71E6302E" w14:textId="77777777" w:rsidR="00D300D7" w:rsidRPr="00501417" w:rsidRDefault="00D300D7" w:rsidP="00F03A31">
            <w:pPr>
              <w:jc w:val="center"/>
              <w:rPr>
                <w:rFonts w:ascii="Tahoma" w:hAnsi="Tahoma" w:cs="Tahoma"/>
                <w:bCs/>
                <w:sz w:val="14"/>
                <w:szCs w:val="14"/>
              </w:rPr>
            </w:pPr>
            <w:r w:rsidRPr="00501417">
              <w:rPr>
                <w:rFonts w:ascii="Tahoma" w:hAnsi="Tahoma" w:cs="Tahoma"/>
                <w:bCs/>
                <w:sz w:val="14"/>
                <w:szCs w:val="14"/>
              </w:rPr>
              <w:t>March</w:t>
            </w:r>
          </w:p>
        </w:tc>
        <w:tc>
          <w:tcPr>
            <w:tcW w:w="1321" w:type="dxa"/>
            <w:tcPrChange w:id="171" w:author="Ryan DeGaris" w:date="2024-05-10T13:41:00Z" w16du:dateUtc="2024-05-10T20:41:00Z">
              <w:tcPr>
                <w:tcW w:w="1321" w:type="dxa"/>
              </w:tcPr>
            </w:tcPrChange>
          </w:tcPr>
          <w:p w14:paraId="1FA788A0" w14:textId="6A7D6F4B" w:rsidR="00D300D7" w:rsidRPr="00501417" w:rsidRDefault="00D300D7" w:rsidP="00F03A31">
            <w:pPr>
              <w:jc w:val="center"/>
              <w:rPr>
                <w:rFonts w:ascii="Tahoma" w:hAnsi="Tahoma" w:cs="Tahoma"/>
                <w:bCs/>
                <w:sz w:val="14"/>
                <w:szCs w:val="14"/>
              </w:rPr>
            </w:pPr>
            <w:r>
              <w:rPr>
                <w:rFonts w:ascii="Tahoma" w:hAnsi="Tahoma" w:cs="Tahoma"/>
                <w:bCs/>
                <w:sz w:val="14"/>
                <w:szCs w:val="14"/>
              </w:rPr>
              <w:t>-27.29</w:t>
            </w:r>
            <w:r w:rsidRPr="00501417">
              <w:rPr>
                <w:rFonts w:ascii="Tahoma" w:hAnsi="Tahoma" w:cs="Tahoma"/>
                <w:bCs/>
                <w:sz w:val="14"/>
                <w:szCs w:val="14"/>
              </w:rPr>
              <w:t>%</w:t>
            </w:r>
          </w:p>
        </w:tc>
        <w:tc>
          <w:tcPr>
            <w:tcW w:w="1321" w:type="dxa"/>
            <w:tcPrChange w:id="172" w:author="Ryan DeGaris" w:date="2024-05-10T13:41:00Z" w16du:dateUtc="2024-05-10T20:41:00Z">
              <w:tcPr>
                <w:tcW w:w="1321" w:type="dxa"/>
              </w:tcPr>
            </w:tcPrChange>
          </w:tcPr>
          <w:p w14:paraId="0049E90D" w14:textId="067A3D4F" w:rsidR="00D300D7" w:rsidRPr="00252438" w:rsidRDefault="00D300D7" w:rsidP="00F03A31">
            <w:pPr>
              <w:jc w:val="center"/>
              <w:rPr>
                <w:rFonts w:ascii="Tahoma" w:hAnsi="Tahoma" w:cs="Tahoma"/>
                <w:bCs/>
                <w:sz w:val="14"/>
                <w:szCs w:val="14"/>
              </w:rPr>
            </w:pPr>
            <w:r>
              <w:rPr>
                <w:rFonts w:ascii="Tahoma" w:hAnsi="Tahoma" w:cs="Tahoma"/>
                <w:bCs/>
                <w:sz w:val="14"/>
                <w:szCs w:val="14"/>
              </w:rPr>
              <w:t>33.42%</w:t>
            </w:r>
          </w:p>
        </w:tc>
        <w:tc>
          <w:tcPr>
            <w:tcW w:w="1321" w:type="dxa"/>
            <w:tcPrChange w:id="173" w:author="Ryan DeGaris" w:date="2024-05-10T13:41:00Z" w16du:dateUtc="2024-05-10T20:41:00Z">
              <w:tcPr>
                <w:tcW w:w="1321" w:type="dxa"/>
              </w:tcPr>
            </w:tcPrChange>
          </w:tcPr>
          <w:p w14:paraId="63977EE1" w14:textId="17F3E71F" w:rsidR="00D300D7" w:rsidRDefault="00D300D7" w:rsidP="00F03A31">
            <w:pPr>
              <w:jc w:val="center"/>
              <w:rPr>
                <w:rFonts w:ascii="Tahoma" w:hAnsi="Tahoma" w:cs="Tahoma"/>
                <w:bCs/>
                <w:sz w:val="14"/>
                <w:szCs w:val="14"/>
              </w:rPr>
            </w:pPr>
            <w:r>
              <w:rPr>
                <w:rFonts w:ascii="Tahoma" w:hAnsi="Tahoma" w:cs="Tahoma"/>
                <w:bCs/>
                <w:sz w:val="14"/>
                <w:szCs w:val="14"/>
              </w:rPr>
              <w:t>13.21%</w:t>
            </w:r>
          </w:p>
        </w:tc>
        <w:tc>
          <w:tcPr>
            <w:tcW w:w="1321" w:type="dxa"/>
            <w:tcPrChange w:id="174" w:author="Ryan DeGaris" w:date="2024-05-10T13:41:00Z" w16du:dateUtc="2024-05-10T20:41:00Z">
              <w:tcPr>
                <w:tcW w:w="1321" w:type="dxa"/>
              </w:tcPr>
            </w:tcPrChange>
          </w:tcPr>
          <w:p w14:paraId="5875C984" w14:textId="31920E4C" w:rsidR="00D300D7" w:rsidRDefault="00D300D7" w:rsidP="00F03A31">
            <w:pPr>
              <w:jc w:val="center"/>
              <w:rPr>
                <w:rFonts w:ascii="Tahoma" w:hAnsi="Tahoma" w:cs="Tahoma"/>
                <w:bCs/>
                <w:sz w:val="14"/>
                <w:szCs w:val="14"/>
              </w:rPr>
            </w:pPr>
            <w:r>
              <w:rPr>
                <w:rFonts w:ascii="Tahoma" w:hAnsi="Tahoma" w:cs="Tahoma"/>
                <w:bCs/>
                <w:sz w:val="14"/>
                <w:szCs w:val="14"/>
              </w:rPr>
              <w:t>-6.01%</w:t>
            </w:r>
          </w:p>
        </w:tc>
        <w:tc>
          <w:tcPr>
            <w:tcW w:w="1321" w:type="dxa"/>
            <w:tcPrChange w:id="175" w:author="Ryan DeGaris" w:date="2024-05-10T13:41:00Z" w16du:dateUtc="2024-05-10T20:41:00Z">
              <w:tcPr>
                <w:tcW w:w="1321" w:type="dxa"/>
              </w:tcPr>
            </w:tcPrChange>
          </w:tcPr>
          <w:p w14:paraId="18276B94" w14:textId="182491E8" w:rsidR="00D300D7" w:rsidRDefault="00D300D7" w:rsidP="00F03A31">
            <w:pPr>
              <w:jc w:val="center"/>
              <w:rPr>
                <w:rFonts w:ascii="Tahoma" w:hAnsi="Tahoma" w:cs="Tahoma"/>
                <w:bCs/>
                <w:sz w:val="14"/>
                <w:szCs w:val="14"/>
              </w:rPr>
            </w:pPr>
            <w:r w:rsidRPr="00081559">
              <w:rPr>
                <w:rFonts w:ascii="Tahoma" w:hAnsi="Tahoma" w:cs="Tahoma"/>
                <w:bCs/>
                <w:sz w:val="14"/>
                <w:szCs w:val="14"/>
              </w:rPr>
              <w:t>NT</w:t>
            </w:r>
          </w:p>
        </w:tc>
        <w:tc>
          <w:tcPr>
            <w:tcW w:w="1321" w:type="dxa"/>
            <w:tcPrChange w:id="176" w:author="Ryan DeGaris" w:date="2024-05-10T13:41:00Z" w16du:dateUtc="2024-05-10T20:41:00Z">
              <w:tcPr>
                <w:tcW w:w="1321" w:type="dxa"/>
              </w:tcPr>
            </w:tcPrChange>
          </w:tcPr>
          <w:p w14:paraId="37B878E8" w14:textId="3D913669" w:rsidR="00D300D7" w:rsidRDefault="00D300D7" w:rsidP="00F03A31">
            <w:pPr>
              <w:jc w:val="center"/>
              <w:rPr>
                <w:rFonts w:ascii="Tahoma" w:hAnsi="Tahoma" w:cs="Tahoma"/>
                <w:bCs/>
                <w:sz w:val="14"/>
                <w:szCs w:val="14"/>
              </w:rPr>
            </w:pPr>
            <w:r>
              <w:rPr>
                <w:rFonts w:ascii="Tahoma" w:hAnsi="Tahoma" w:cs="Tahoma"/>
                <w:bCs/>
                <w:sz w:val="14"/>
                <w:szCs w:val="14"/>
              </w:rPr>
              <w:t>NT</w:t>
            </w:r>
          </w:p>
        </w:tc>
      </w:tr>
      <w:tr w:rsidR="00D300D7" w:rsidRPr="00501417" w14:paraId="16786151" w14:textId="3B032569" w:rsidTr="00D300D7">
        <w:trPr>
          <w:jc w:val="center"/>
          <w:trPrChange w:id="177" w:author="Ryan DeGaris" w:date="2024-05-10T13:41:00Z" w16du:dateUtc="2024-05-10T20:41:00Z">
            <w:trPr>
              <w:jc w:val="center"/>
            </w:trPr>
          </w:trPrChange>
        </w:trPr>
        <w:tc>
          <w:tcPr>
            <w:tcW w:w="1298" w:type="dxa"/>
            <w:tcPrChange w:id="178" w:author="Ryan DeGaris" w:date="2024-05-10T13:41:00Z" w16du:dateUtc="2024-05-10T20:41:00Z">
              <w:tcPr>
                <w:tcW w:w="1298" w:type="dxa"/>
              </w:tcPr>
            </w:tcPrChange>
          </w:tcPr>
          <w:p w14:paraId="6ABA8AC1" w14:textId="77777777" w:rsidR="00D300D7" w:rsidRPr="00501417" w:rsidRDefault="00D300D7" w:rsidP="00F03A31">
            <w:pPr>
              <w:jc w:val="center"/>
              <w:rPr>
                <w:rFonts w:ascii="Tahoma" w:hAnsi="Tahoma" w:cs="Tahoma"/>
                <w:bCs/>
                <w:sz w:val="14"/>
                <w:szCs w:val="14"/>
              </w:rPr>
            </w:pPr>
            <w:r w:rsidRPr="00501417">
              <w:rPr>
                <w:rFonts w:ascii="Tahoma" w:hAnsi="Tahoma" w:cs="Tahoma"/>
                <w:bCs/>
                <w:sz w:val="14"/>
                <w:szCs w:val="14"/>
              </w:rPr>
              <w:t>April</w:t>
            </w:r>
          </w:p>
        </w:tc>
        <w:tc>
          <w:tcPr>
            <w:tcW w:w="1321" w:type="dxa"/>
            <w:tcPrChange w:id="179" w:author="Ryan DeGaris" w:date="2024-05-10T13:41:00Z" w16du:dateUtc="2024-05-10T20:41:00Z">
              <w:tcPr>
                <w:tcW w:w="1321" w:type="dxa"/>
              </w:tcPr>
            </w:tcPrChange>
          </w:tcPr>
          <w:p w14:paraId="7ED6EE14" w14:textId="692373D3" w:rsidR="00D300D7" w:rsidRPr="00501417" w:rsidRDefault="00D300D7" w:rsidP="00F03A31">
            <w:pPr>
              <w:jc w:val="center"/>
              <w:rPr>
                <w:rFonts w:ascii="Tahoma" w:hAnsi="Tahoma" w:cs="Tahoma"/>
                <w:bCs/>
                <w:sz w:val="14"/>
                <w:szCs w:val="14"/>
              </w:rPr>
            </w:pPr>
            <w:r>
              <w:rPr>
                <w:rFonts w:ascii="Tahoma" w:hAnsi="Tahoma" w:cs="Tahoma"/>
                <w:bCs/>
                <w:sz w:val="14"/>
                <w:szCs w:val="14"/>
              </w:rPr>
              <w:t>-27.30</w:t>
            </w:r>
            <w:r w:rsidRPr="00501417">
              <w:rPr>
                <w:rFonts w:ascii="Tahoma" w:hAnsi="Tahoma" w:cs="Tahoma"/>
                <w:bCs/>
                <w:sz w:val="14"/>
                <w:szCs w:val="14"/>
              </w:rPr>
              <w:t>%</w:t>
            </w:r>
          </w:p>
        </w:tc>
        <w:tc>
          <w:tcPr>
            <w:tcW w:w="1321" w:type="dxa"/>
            <w:tcPrChange w:id="180" w:author="Ryan DeGaris" w:date="2024-05-10T13:41:00Z" w16du:dateUtc="2024-05-10T20:41:00Z">
              <w:tcPr>
                <w:tcW w:w="1321" w:type="dxa"/>
              </w:tcPr>
            </w:tcPrChange>
          </w:tcPr>
          <w:p w14:paraId="40621AD2" w14:textId="3054423E" w:rsidR="00D300D7" w:rsidRPr="00252438" w:rsidRDefault="00D300D7" w:rsidP="00F03A31">
            <w:pPr>
              <w:jc w:val="center"/>
              <w:rPr>
                <w:rFonts w:ascii="Tahoma" w:hAnsi="Tahoma" w:cs="Tahoma"/>
                <w:bCs/>
                <w:sz w:val="14"/>
                <w:szCs w:val="14"/>
              </w:rPr>
            </w:pPr>
            <w:r>
              <w:rPr>
                <w:rFonts w:ascii="Tahoma" w:hAnsi="Tahoma" w:cs="Tahoma"/>
                <w:bCs/>
                <w:sz w:val="14"/>
                <w:szCs w:val="14"/>
              </w:rPr>
              <w:t>-8.87%</w:t>
            </w:r>
          </w:p>
        </w:tc>
        <w:tc>
          <w:tcPr>
            <w:tcW w:w="1321" w:type="dxa"/>
            <w:tcPrChange w:id="181" w:author="Ryan DeGaris" w:date="2024-05-10T13:41:00Z" w16du:dateUtc="2024-05-10T20:41:00Z">
              <w:tcPr>
                <w:tcW w:w="1321" w:type="dxa"/>
              </w:tcPr>
            </w:tcPrChange>
          </w:tcPr>
          <w:p w14:paraId="706EF2BB" w14:textId="527231B7" w:rsidR="00D300D7" w:rsidRDefault="00D300D7" w:rsidP="00F03A31">
            <w:pPr>
              <w:jc w:val="center"/>
              <w:rPr>
                <w:rFonts w:ascii="Tahoma" w:hAnsi="Tahoma" w:cs="Tahoma"/>
                <w:bCs/>
                <w:sz w:val="14"/>
                <w:szCs w:val="14"/>
              </w:rPr>
            </w:pPr>
            <w:r>
              <w:rPr>
                <w:rFonts w:ascii="Tahoma" w:hAnsi="Tahoma" w:cs="Tahoma"/>
                <w:bCs/>
                <w:sz w:val="14"/>
                <w:szCs w:val="14"/>
              </w:rPr>
              <w:t>-3.59%</w:t>
            </w:r>
          </w:p>
        </w:tc>
        <w:tc>
          <w:tcPr>
            <w:tcW w:w="1321" w:type="dxa"/>
            <w:tcPrChange w:id="182" w:author="Ryan DeGaris" w:date="2024-05-10T13:41:00Z" w16du:dateUtc="2024-05-10T20:41:00Z">
              <w:tcPr>
                <w:tcW w:w="1321" w:type="dxa"/>
              </w:tcPr>
            </w:tcPrChange>
          </w:tcPr>
          <w:p w14:paraId="2EB1AC95" w14:textId="116FDA4F" w:rsidR="00D300D7" w:rsidRDefault="00D300D7" w:rsidP="00F03A31">
            <w:pPr>
              <w:jc w:val="center"/>
              <w:rPr>
                <w:rFonts w:ascii="Tahoma" w:hAnsi="Tahoma" w:cs="Tahoma"/>
                <w:bCs/>
                <w:sz w:val="14"/>
                <w:szCs w:val="14"/>
              </w:rPr>
            </w:pPr>
            <w:r>
              <w:rPr>
                <w:rFonts w:ascii="Tahoma" w:hAnsi="Tahoma" w:cs="Tahoma"/>
                <w:bCs/>
                <w:sz w:val="14"/>
                <w:szCs w:val="14"/>
              </w:rPr>
              <w:t>8.53%</w:t>
            </w:r>
          </w:p>
        </w:tc>
        <w:tc>
          <w:tcPr>
            <w:tcW w:w="1321" w:type="dxa"/>
            <w:tcPrChange w:id="183" w:author="Ryan DeGaris" w:date="2024-05-10T13:41:00Z" w16du:dateUtc="2024-05-10T20:41:00Z">
              <w:tcPr>
                <w:tcW w:w="1321" w:type="dxa"/>
              </w:tcPr>
            </w:tcPrChange>
          </w:tcPr>
          <w:p w14:paraId="093F6607" w14:textId="4DFE2FFF" w:rsidR="00D300D7" w:rsidRDefault="00D300D7" w:rsidP="00F03A31">
            <w:pPr>
              <w:jc w:val="center"/>
              <w:rPr>
                <w:rFonts w:ascii="Tahoma" w:hAnsi="Tahoma" w:cs="Tahoma"/>
                <w:bCs/>
                <w:sz w:val="14"/>
                <w:szCs w:val="14"/>
              </w:rPr>
            </w:pPr>
            <w:r w:rsidRPr="00081559">
              <w:rPr>
                <w:rFonts w:ascii="Tahoma" w:hAnsi="Tahoma" w:cs="Tahoma"/>
                <w:bCs/>
                <w:sz w:val="14"/>
                <w:szCs w:val="14"/>
              </w:rPr>
              <w:t>NT</w:t>
            </w:r>
          </w:p>
        </w:tc>
        <w:tc>
          <w:tcPr>
            <w:tcW w:w="1321" w:type="dxa"/>
            <w:tcPrChange w:id="184" w:author="Ryan DeGaris" w:date="2024-05-10T13:41:00Z" w16du:dateUtc="2024-05-10T20:41:00Z">
              <w:tcPr>
                <w:tcW w:w="1321" w:type="dxa"/>
              </w:tcPr>
            </w:tcPrChange>
          </w:tcPr>
          <w:p w14:paraId="02BF11C7" w14:textId="77777777" w:rsidR="00D300D7" w:rsidRDefault="00D300D7" w:rsidP="00F03A31">
            <w:pPr>
              <w:jc w:val="center"/>
              <w:rPr>
                <w:rFonts w:ascii="Tahoma" w:hAnsi="Tahoma" w:cs="Tahoma"/>
                <w:bCs/>
                <w:sz w:val="14"/>
                <w:szCs w:val="14"/>
              </w:rPr>
            </w:pPr>
          </w:p>
        </w:tc>
      </w:tr>
      <w:tr w:rsidR="00D300D7" w:rsidRPr="00501417" w14:paraId="68C2A43E" w14:textId="7719B098" w:rsidTr="00D300D7">
        <w:trPr>
          <w:jc w:val="center"/>
          <w:trPrChange w:id="185" w:author="Ryan DeGaris" w:date="2024-05-10T13:41:00Z" w16du:dateUtc="2024-05-10T20:41:00Z">
            <w:trPr>
              <w:jc w:val="center"/>
            </w:trPr>
          </w:trPrChange>
        </w:trPr>
        <w:tc>
          <w:tcPr>
            <w:tcW w:w="1298" w:type="dxa"/>
            <w:tcPrChange w:id="186" w:author="Ryan DeGaris" w:date="2024-05-10T13:41:00Z" w16du:dateUtc="2024-05-10T20:41:00Z">
              <w:tcPr>
                <w:tcW w:w="1298" w:type="dxa"/>
              </w:tcPr>
            </w:tcPrChange>
          </w:tcPr>
          <w:p w14:paraId="233A1135" w14:textId="77777777" w:rsidR="00D300D7" w:rsidRPr="00501417" w:rsidRDefault="00D300D7" w:rsidP="00F03A31">
            <w:pPr>
              <w:jc w:val="center"/>
              <w:rPr>
                <w:rFonts w:ascii="Tahoma" w:hAnsi="Tahoma" w:cs="Tahoma"/>
                <w:bCs/>
                <w:sz w:val="14"/>
                <w:szCs w:val="14"/>
              </w:rPr>
            </w:pPr>
            <w:r w:rsidRPr="00501417">
              <w:rPr>
                <w:rFonts w:ascii="Tahoma" w:hAnsi="Tahoma" w:cs="Tahoma"/>
                <w:bCs/>
                <w:sz w:val="14"/>
                <w:szCs w:val="14"/>
              </w:rPr>
              <w:t>May</w:t>
            </w:r>
          </w:p>
        </w:tc>
        <w:tc>
          <w:tcPr>
            <w:tcW w:w="1321" w:type="dxa"/>
            <w:tcPrChange w:id="187" w:author="Ryan DeGaris" w:date="2024-05-10T13:41:00Z" w16du:dateUtc="2024-05-10T20:41:00Z">
              <w:tcPr>
                <w:tcW w:w="1321" w:type="dxa"/>
              </w:tcPr>
            </w:tcPrChange>
          </w:tcPr>
          <w:p w14:paraId="205E9D3B" w14:textId="101F65DC" w:rsidR="00D300D7" w:rsidRPr="00501417" w:rsidRDefault="00D300D7" w:rsidP="00F03A31">
            <w:pPr>
              <w:jc w:val="center"/>
              <w:rPr>
                <w:rFonts w:ascii="Tahoma" w:hAnsi="Tahoma" w:cs="Tahoma"/>
                <w:bCs/>
                <w:sz w:val="14"/>
                <w:szCs w:val="14"/>
              </w:rPr>
            </w:pPr>
            <w:r>
              <w:rPr>
                <w:rFonts w:ascii="Tahoma" w:hAnsi="Tahoma" w:cs="Tahoma"/>
                <w:bCs/>
                <w:sz w:val="14"/>
                <w:szCs w:val="14"/>
              </w:rPr>
              <w:t>50.41</w:t>
            </w:r>
            <w:r w:rsidRPr="00501417">
              <w:rPr>
                <w:rFonts w:ascii="Tahoma" w:hAnsi="Tahoma" w:cs="Tahoma"/>
                <w:bCs/>
                <w:sz w:val="14"/>
                <w:szCs w:val="14"/>
              </w:rPr>
              <w:t>%</w:t>
            </w:r>
          </w:p>
        </w:tc>
        <w:tc>
          <w:tcPr>
            <w:tcW w:w="1321" w:type="dxa"/>
            <w:tcPrChange w:id="188" w:author="Ryan DeGaris" w:date="2024-05-10T13:41:00Z" w16du:dateUtc="2024-05-10T20:41:00Z">
              <w:tcPr>
                <w:tcW w:w="1321" w:type="dxa"/>
              </w:tcPr>
            </w:tcPrChange>
          </w:tcPr>
          <w:p w14:paraId="6B655C21" w14:textId="7ABEAD37" w:rsidR="00D300D7" w:rsidRPr="00252438" w:rsidRDefault="00D300D7" w:rsidP="00F03A31">
            <w:pPr>
              <w:jc w:val="center"/>
              <w:rPr>
                <w:rFonts w:ascii="Tahoma" w:hAnsi="Tahoma" w:cs="Tahoma"/>
                <w:bCs/>
                <w:sz w:val="14"/>
                <w:szCs w:val="14"/>
              </w:rPr>
            </w:pPr>
            <w:r>
              <w:rPr>
                <w:rFonts w:ascii="Tahoma" w:hAnsi="Tahoma" w:cs="Tahoma"/>
                <w:bCs/>
                <w:sz w:val="14"/>
                <w:szCs w:val="14"/>
              </w:rPr>
              <w:t>-7.15%</w:t>
            </w:r>
          </w:p>
        </w:tc>
        <w:tc>
          <w:tcPr>
            <w:tcW w:w="1321" w:type="dxa"/>
            <w:tcPrChange w:id="189" w:author="Ryan DeGaris" w:date="2024-05-10T13:41:00Z" w16du:dateUtc="2024-05-10T20:41:00Z">
              <w:tcPr>
                <w:tcW w:w="1321" w:type="dxa"/>
              </w:tcPr>
            </w:tcPrChange>
          </w:tcPr>
          <w:p w14:paraId="4CA36C0C" w14:textId="6A752B48" w:rsidR="00D300D7" w:rsidRDefault="00D300D7" w:rsidP="00F03A31">
            <w:pPr>
              <w:jc w:val="center"/>
              <w:rPr>
                <w:rFonts w:ascii="Tahoma" w:hAnsi="Tahoma" w:cs="Tahoma"/>
                <w:bCs/>
                <w:sz w:val="14"/>
                <w:szCs w:val="14"/>
              </w:rPr>
            </w:pPr>
            <w:r>
              <w:rPr>
                <w:rFonts w:ascii="Tahoma" w:hAnsi="Tahoma" w:cs="Tahoma"/>
                <w:bCs/>
                <w:sz w:val="14"/>
                <w:szCs w:val="14"/>
              </w:rPr>
              <w:t>-4.77%</w:t>
            </w:r>
          </w:p>
        </w:tc>
        <w:tc>
          <w:tcPr>
            <w:tcW w:w="1321" w:type="dxa"/>
            <w:tcPrChange w:id="190" w:author="Ryan DeGaris" w:date="2024-05-10T13:41:00Z" w16du:dateUtc="2024-05-10T20:41:00Z">
              <w:tcPr>
                <w:tcW w:w="1321" w:type="dxa"/>
              </w:tcPr>
            </w:tcPrChange>
          </w:tcPr>
          <w:p w14:paraId="58E143BD" w14:textId="292496DA" w:rsidR="00D300D7" w:rsidRDefault="00D300D7" w:rsidP="00F03A31">
            <w:pPr>
              <w:jc w:val="center"/>
              <w:rPr>
                <w:rFonts w:ascii="Tahoma" w:hAnsi="Tahoma" w:cs="Tahoma"/>
                <w:bCs/>
                <w:sz w:val="14"/>
                <w:szCs w:val="14"/>
              </w:rPr>
            </w:pPr>
            <w:r>
              <w:rPr>
                <w:rFonts w:ascii="Tahoma" w:hAnsi="Tahoma" w:cs="Tahoma"/>
                <w:bCs/>
                <w:sz w:val="14"/>
                <w:szCs w:val="14"/>
              </w:rPr>
              <w:t>3.27%</w:t>
            </w:r>
          </w:p>
        </w:tc>
        <w:tc>
          <w:tcPr>
            <w:tcW w:w="1321" w:type="dxa"/>
            <w:tcPrChange w:id="191" w:author="Ryan DeGaris" w:date="2024-05-10T13:41:00Z" w16du:dateUtc="2024-05-10T20:41:00Z">
              <w:tcPr>
                <w:tcW w:w="1321" w:type="dxa"/>
              </w:tcPr>
            </w:tcPrChange>
          </w:tcPr>
          <w:p w14:paraId="25819D67" w14:textId="2B8424C0" w:rsidR="00D300D7" w:rsidRDefault="00D300D7" w:rsidP="00F03A31">
            <w:pPr>
              <w:jc w:val="center"/>
              <w:rPr>
                <w:rFonts w:ascii="Tahoma" w:hAnsi="Tahoma" w:cs="Tahoma"/>
                <w:bCs/>
                <w:sz w:val="14"/>
                <w:szCs w:val="14"/>
              </w:rPr>
            </w:pPr>
            <w:r w:rsidRPr="00081559">
              <w:rPr>
                <w:rFonts w:ascii="Tahoma" w:hAnsi="Tahoma" w:cs="Tahoma"/>
                <w:bCs/>
                <w:sz w:val="14"/>
                <w:szCs w:val="14"/>
              </w:rPr>
              <w:t>NT</w:t>
            </w:r>
          </w:p>
        </w:tc>
        <w:tc>
          <w:tcPr>
            <w:tcW w:w="1321" w:type="dxa"/>
            <w:tcPrChange w:id="192" w:author="Ryan DeGaris" w:date="2024-05-10T13:41:00Z" w16du:dateUtc="2024-05-10T20:41:00Z">
              <w:tcPr>
                <w:tcW w:w="1321" w:type="dxa"/>
              </w:tcPr>
            </w:tcPrChange>
          </w:tcPr>
          <w:p w14:paraId="2F98A4FE" w14:textId="77777777" w:rsidR="00D300D7" w:rsidRDefault="00D300D7" w:rsidP="00F03A31">
            <w:pPr>
              <w:jc w:val="center"/>
              <w:rPr>
                <w:rFonts w:ascii="Tahoma" w:hAnsi="Tahoma" w:cs="Tahoma"/>
                <w:bCs/>
                <w:sz w:val="14"/>
                <w:szCs w:val="14"/>
              </w:rPr>
            </w:pPr>
          </w:p>
        </w:tc>
      </w:tr>
      <w:tr w:rsidR="00D300D7" w:rsidRPr="00501417" w14:paraId="2E6477C2" w14:textId="0DFE72BA" w:rsidTr="00D300D7">
        <w:trPr>
          <w:jc w:val="center"/>
          <w:trPrChange w:id="193" w:author="Ryan DeGaris" w:date="2024-05-10T13:41:00Z" w16du:dateUtc="2024-05-10T20:41:00Z">
            <w:trPr>
              <w:jc w:val="center"/>
            </w:trPr>
          </w:trPrChange>
        </w:trPr>
        <w:tc>
          <w:tcPr>
            <w:tcW w:w="1298" w:type="dxa"/>
            <w:tcPrChange w:id="194" w:author="Ryan DeGaris" w:date="2024-05-10T13:41:00Z" w16du:dateUtc="2024-05-10T20:41:00Z">
              <w:tcPr>
                <w:tcW w:w="1298" w:type="dxa"/>
              </w:tcPr>
            </w:tcPrChange>
          </w:tcPr>
          <w:p w14:paraId="0E23C720" w14:textId="77777777" w:rsidR="00D300D7" w:rsidRPr="00501417" w:rsidRDefault="00D300D7" w:rsidP="00F03A31">
            <w:pPr>
              <w:jc w:val="center"/>
              <w:rPr>
                <w:rFonts w:ascii="Tahoma" w:hAnsi="Tahoma" w:cs="Tahoma"/>
                <w:bCs/>
                <w:sz w:val="14"/>
                <w:szCs w:val="14"/>
              </w:rPr>
            </w:pPr>
            <w:r w:rsidRPr="00501417">
              <w:rPr>
                <w:rFonts w:ascii="Tahoma" w:hAnsi="Tahoma" w:cs="Tahoma"/>
                <w:bCs/>
                <w:sz w:val="14"/>
                <w:szCs w:val="14"/>
              </w:rPr>
              <w:t>June</w:t>
            </w:r>
          </w:p>
        </w:tc>
        <w:tc>
          <w:tcPr>
            <w:tcW w:w="1321" w:type="dxa"/>
            <w:tcPrChange w:id="195" w:author="Ryan DeGaris" w:date="2024-05-10T13:41:00Z" w16du:dateUtc="2024-05-10T20:41:00Z">
              <w:tcPr>
                <w:tcW w:w="1321" w:type="dxa"/>
              </w:tcPr>
            </w:tcPrChange>
          </w:tcPr>
          <w:p w14:paraId="52B96BAC" w14:textId="721334D2" w:rsidR="00D300D7" w:rsidRPr="00501417" w:rsidRDefault="00D300D7" w:rsidP="00F03A31">
            <w:pPr>
              <w:jc w:val="center"/>
              <w:rPr>
                <w:rFonts w:ascii="Tahoma" w:hAnsi="Tahoma" w:cs="Tahoma"/>
                <w:bCs/>
                <w:sz w:val="14"/>
                <w:szCs w:val="14"/>
              </w:rPr>
            </w:pPr>
            <w:r>
              <w:rPr>
                <w:rFonts w:ascii="Tahoma" w:hAnsi="Tahoma" w:cs="Tahoma"/>
                <w:bCs/>
                <w:sz w:val="14"/>
                <w:szCs w:val="14"/>
              </w:rPr>
              <w:t>17.05</w:t>
            </w:r>
            <w:r w:rsidRPr="00501417">
              <w:rPr>
                <w:rFonts w:ascii="Tahoma" w:hAnsi="Tahoma" w:cs="Tahoma"/>
                <w:bCs/>
                <w:sz w:val="14"/>
                <w:szCs w:val="14"/>
              </w:rPr>
              <w:t>%</w:t>
            </w:r>
          </w:p>
        </w:tc>
        <w:tc>
          <w:tcPr>
            <w:tcW w:w="1321" w:type="dxa"/>
            <w:tcPrChange w:id="196" w:author="Ryan DeGaris" w:date="2024-05-10T13:41:00Z" w16du:dateUtc="2024-05-10T20:41:00Z">
              <w:tcPr>
                <w:tcW w:w="1321" w:type="dxa"/>
              </w:tcPr>
            </w:tcPrChange>
          </w:tcPr>
          <w:p w14:paraId="61E47F23" w14:textId="2F480809" w:rsidR="00D300D7" w:rsidRPr="00252438" w:rsidRDefault="00D300D7" w:rsidP="00F03A31">
            <w:pPr>
              <w:jc w:val="center"/>
              <w:rPr>
                <w:rFonts w:ascii="Tahoma" w:hAnsi="Tahoma" w:cs="Tahoma"/>
                <w:bCs/>
                <w:sz w:val="14"/>
                <w:szCs w:val="14"/>
              </w:rPr>
            </w:pPr>
            <w:r>
              <w:rPr>
                <w:rFonts w:ascii="Tahoma" w:hAnsi="Tahoma" w:cs="Tahoma"/>
                <w:bCs/>
                <w:sz w:val="14"/>
                <w:szCs w:val="14"/>
              </w:rPr>
              <w:t>-10.45%</w:t>
            </w:r>
          </w:p>
        </w:tc>
        <w:tc>
          <w:tcPr>
            <w:tcW w:w="1321" w:type="dxa"/>
            <w:tcPrChange w:id="197" w:author="Ryan DeGaris" w:date="2024-05-10T13:41:00Z" w16du:dateUtc="2024-05-10T20:41:00Z">
              <w:tcPr>
                <w:tcW w:w="1321" w:type="dxa"/>
              </w:tcPr>
            </w:tcPrChange>
          </w:tcPr>
          <w:p w14:paraId="029815E5" w14:textId="51C3FE8D" w:rsidR="00D300D7" w:rsidRDefault="00D300D7" w:rsidP="00F03A31">
            <w:pPr>
              <w:jc w:val="center"/>
              <w:rPr>
                <w:rFonts w:ascii="Tahoma" w:hAnsi="Tahoma" w:cs="Tahoma"/>
                <w:bCs/>
                <w:sz w:val="14"/>
                <w:szCs w:val="14"/>
              </w:rPr>
            </w:pPr>
            <w:r>
              <w:rPr>
                <w:rFonts w:ascii="Tahoma" w:hAnsi="Tahoma" w:cs="Tahoma"/>
                <w:bCs/>
                <w:sz w:val="14"/>
                <w:szCs w:val="14"/>
              </w:rPr>
              <w:t>0.48%</w:t>
            </w:r>
          </w:p>
        </w:tc>
        <w:tc>
          <w:tcPr>
            <w:tcW w:w="1321" w:type="dxa"/>
            <w:tcPrChange w:id="198" w:author="Ryan DeGaris" w:date="2024-05-10T13:41:00Z" w16du:dateUtc="2024-05-10T20:41:00Z">
              <w:tcPr>
                <w:tcW w:w="1321" w:type="dxa"/>
              </w:tcPr>
            </w:tcPrChange>
          </w:tcPr>
          <w:p w14:paraId="2C97F8A7" w14:textId="449D7A13" w:rsidR="00D300D7" w:rsidRDefault="00D300D7" w:rsidP="00F03A31">
            <w:pPr>
              <w:jc w:val="center"/>
              <w:rPr>
                <w:rFonts w:ascii="Tahoma" w:hAnsi="Tahoma" w:cs="Tahoma"/>
                <w:bCs/>
                <w:sz w:val="14"/>
                <w:szCs w:val="14"/>
              </w:rPr>
            </w:pPr>
            <w:r>
              <w:rPr>
                <w:rFonts w:ascii="Tahoma" w:hAnsi="Tahoma" w:cs="Tahoma"/>
                <w:bCs/>
                <w:sz w:val="14"/>
                <w:szCs w:val="14"/>
              </w:rPr>
              <w:t>3.13%</w:t>
            </w:r>
          </w:p>
        </w:tc>
        <w:tc>
          <w:tcPr>
            <w:tcW w:w="1321" w:type="dxa"/>
            <w:tcPrChange w:id="199" w:author="Ryan DeGaris" w:date="2024-05-10T13:41:00Z" w16du:dateUtc="2024-05-10T20:41:00Z">
              <w:tcPr>
                <w:tcW w:w="1321" w:type="dxa"/>
              </w:tcPr>
            </w:tcPrChange>
          </w:tcPr>
          <w:p w14:paraId="6BA19983" w14:textId="0782AECC" w:rsidR="00D300D7" w:rsidRDefault="00D300D7" w:rsidP="00F03A31">
            <w:pPr>
              <w:jc w:val="center"/>
              <w:rPr>
                <w:rFonts w:ascii="Tahoma" w:hAnsi="Tahoma" w:cs="Tahoma"/>
                <w:bCs/>
                <w:sz w:val="14"/>
                <w:szCs w:val="14"/>
              </w:rPr>
            </w:pPr>
            <w:r w:rsidRPr="00081559">
              <w:rPr>
                <w:rFonts w:ascii="Tahoma" w:hAnsi="Tahoma" w:cs="Tahoma"/>
                <w:bCs/>
                <w:sz w:val="14"/>
                <w:szCs w:val="14"/>
              </w:rPr>
              <w:t>NT</w:t>
            </w:r>
          </w:p>
        </w:tc>
        <w:tc>
          <w:tcPr>
            <w:tcW w:w="1321" w:type="dxa"/>
            <w:tcPrChange w:id="200" w:author="Ryan DeGaris" w:date="2024-05-10T13:41:00Z" w16du:dateUtc="2024-05-10T20:41:00Z">
              <w:tcPr>
                <w:tcW w:w="1321" w:type="dxa"/>
              </w:tcPr>
            </w:tcPrChange>
          </w:tcPr>
          <w:p w14:paraId="758403DD" w14:textId="77777777" w:rsidR="00D300D7" w:rsidRDefault="00D300D7" w:rsidP="00F03A31">
            <w:pPr>
              <w:jc w:val="center"/>
              <w:rPr>
                <w:rFonts w:ascii="Tahoma" w:hAnsi="Tahoma" w:cs="Tahoma"/>
                <w:bCs/>
                <w:sz w:val="14"/>
                <w:szCs w:val="14"/>
              </w:rPr>
            </w:pPr>
          </w:p>
        </w:tc>
      </w:tr>
      <w:tr w:rsidR="00D300D7" w:rsidRPr="00501417" w14:paraId="02CA02FC" w14:textId="64951B43" w:rsidTr="00D300D7">
        <w:trPr>
          <w:jc w:val="center"/>
          <w:trPrChange w:id="201" w:author="Ryan DeGaris" w:date="2024-05-10T13:41:00Z" w16du:dateUtc="2024-05-10T20:41:00Z">
            <w:trPr>
              <w:jc w:val="center"/>
            </w:trPr>
          </w:trPrChange>
        </w:trPr>
        <w:tc>
          <w:tcPr>
            <w:tcW w:w="1298" w:type="dxa"/>
            <w:tcPrChange w:id="202" w:author="Ryan DeGaris" w:date="2024-05-10T13:41:00Z" w16du:dateUtc="2024-05-10T20:41:00Z">
              <w:tcPr>
                <w:tcW w:w="1298" w:type="dxa"/>
              </w:tcPr>
            </w:tcPrChange>
          </w:tcPr>
          <w:p w14:paraId="5F5311E2" w14:textId="77777777" w:rsidR="00D300D7" w:rsidRPr="00501417" w:rsidRDefault="00D300D7" w:rsidP="00F03A31">
            <w:pPr>
              <w:jc w:val="center"/>
              <w:rPr>
                <w:rFonts w:ascii="Tahoma" w:hAnsi="Tahoma" w:cs="Tahoma"/>
                <w:bCs/>
                <w:sz w:val="14"/>
                <w:szCs w:val="14"/>
              </w:rPr>
            </w:pPr>
            <w:r w:rsidRPr="00501417">
              <w:rPr>
                <w:rFonts w:ascii="Tahoma" w:hAnsi="Tahoma" w:cs="Tahoma"/>
                <w:bCs/>
                <w:sz w:val="14"/>
                <w:szCs w:val="14"/>
              </w:rPr>
              <w:t>July</w:t>
            </w:r>
          </w:p>
        </w:tc>
        <w:tc>
          <w:tcPr>
            <w:tcW w:w="1321" w:type="dxa"/>
            <w:tcPrChange w:id="203" w:author="Ryan DeGaris" w:date="2024-05-10T13:41:00Z" w16du:dateUtc="2024-05-10T20:41:00Z">
              <w:tcPr>
                <w:tcW w:w="1321" w:type="dxa"/>
              </w:tcPr>
            </w:tcPrChange>
          </w:tcPr>
          <w:p w14:paraId="160617C1" w14:textId="2E8BFAC3" w:rsidR="00D300D7" w:rsidRPr="00501417" w:rsidRDefault="00D300D7" w:rsidP="00F03A31">
            <w:pPr>
              <w:jc w:val="center"/>
              <w:rPr>
                <w:rFonts w:ascii="Tahoma" w:hAnsi="Tahoma" w:cs="Tahoma"/>
                <w:bCs/>
                <w:sz w:val="14"/>
                <w:szCs w:val="14"/>
              </w:rPr>
            </w:pPr>
            <w:r w:rsidRPr="00501417">
              <w:rPr>
                <w:rFonts w:ascii="Tahoma" w:hAnsi="Tahoma" w:cs="Tahoma"/>
                <w:bCs/>
                <w:sz w:val="14"/>
                <w:szCs w:val="14"/>
              </w:rPr>
              <w:t>33.71%</w:t>
            </w:r>
          </w:p>
        </w:tc>
        <w:tc>
          <w:tcPr>
            <w:tcW w:w="1321" w:type="dxa"/>
            <w:tcPrChange w:id="204" w:author="Ryan DeGaris" w:date="2024-05-10T13:41:00Z" w16du:dateUtc="2024-05-10T20:41:00Z">
              <w:tcPr>
                <w:tcW w:w="1321" w:type="dxa"/>
              </w:tcPr>
            </w:tcPrChange>
          </w:tcPr>
          <w:p w14:paraId="737779D4" w14:textId="19DE3907" w:rsidR="00D300D7" w:rsidRPr="00252438" w:rsidRDefault="00D300D7" w:rsidP="00F03A31">
            <w:pPr>
              <w:jc w:val="center"/>
              <w:rPr>
                <w:rFonts w:ascii="Tahoma" w:hAnsi="Tahoma" w:cs="Tahoma"/>
                <w:bCs/>
                <w:sz w:val="14"/>
                <w:szCs w:val="14"/>
              </w:rPr>
            </w:pPr>
            <w:r>
              <w:rPr>
                <w:rFonts w:ascii="Tahoma" w:hAnsi="Tahoma" w:cs="Tahoma"/>
                <w:bCs/>
                <w:sz w:val="14"/>
                <w:szCs w:val="14"/>
              </w:rPr>
              <w:t>2.39%</w:t>
            </w:r>
          </w:p>
        </w:tc>
        <w:tc>
          <w:tcPr>
            <w:tcW w:w="1321" w:type="dxa"/>
            <w:tcPrChange w:id="205" w:author="Ryan DeGaris" w:date="2024-05-10T13:41:00Z" w16du:dateUtc="2024-05-10T20:41:00Z">
              <w:tcPr>
                <w:tcW w:w="1321" w:type="dxa"/>
              </w:tcPr>
            </w:tcPrChange>
          </w:tcPr>
          <w:p w14:paraId="7018B5AD" w14:textId="1D84E0A1" w:rsidR="00D300D7" w:rsidRDefault="00D300D7" w:rsidP="00F03A31">
            <w:pPr>
              <w:jc w:val="center"/>
              <w:rPr>
                <w:rFonts w:ascii="Tahoma" w:hAnsi="Tahoma" w:cs="Tahoma"/>
                <w:bCs/>
                <w:sz w:val="14"/>
                <w:szCs w:val="14"/>
              </w:rPr>
            </w:pPr>
            <w:r>
              <w:rPr>
                <w:rFonts w:ascii="Tahoma" w:hAnsi="Tahoma" w:cs="Tahoma"/>
                <w:bCs/>
                <w:sz w:val="14"/>
                <w:szCs w:val="14"/>
              </w:rPr>
              <w:t>-2.15%</w:t>
            </w:r>
          </w:p>
        </w:tc>
        <w:tc>
          <w:tcPr>
            <w:tcW w:w="1321" w:type="dxa"/>
            <w:tcPrChange w:id="206" w:author="Ryan DeGaris" w:date="2024-05-10T13:41:00Z" w16du:dateUtc="2024-05-10T20:41:00Z">
              <w:tcPr>
                <w:tcW w:w="1321" w:type="dxa"/>
              </w:tcPr>
            </w:tcPrChange>
          </w:tcPr>
          <w:p w14:paraId="5275BCF4" w14:textId="7D5E3349" w:rsidR="00D300D7" w:rsidRDefault="00D300D7" w:rsidP="00F03A31">
            <w:pPr>
              <w:jc w:val="center"/>
              <w:rPr>
                <w:rFonts w:ascii="Tahoma" w:hAnsi="Tahoma" w:cs="Tahoma"/>
                <w:bCs/>
                <w:sz w:val="14"/>
                <w:szCs w:val="14"/>
              </w:rPr>
            </w:pPr>
            <w:r>
              <w:rPr>
                <w:rFonts w:ascii="Tahoma" w:hAnsi="Tahoma" w:cs="Tahoma"/>
                <w:bCs/>
                <w:sz w:val="14"/>
                <w:szCs w:val="14"/>
              </w:rPr>
              <w:t>4.69%</w:t>
            </w:r>
          </w:p>
        </w:tc>
        <w:tc>
          <w:tcPr>
            <w:tcW w:w="1321" w:type="dxa"/>
            <w:tcPrChange w:id="207" w:author="Ryan DeGaris" w:date="2024-05-10T13:41:00Z" w16du:dateUtc="2024-05-10T20:41:00Z">
              <w:tcPr>
                <w:tcW w:w="1321" w:type="dxa"/>
              </w:tcPr>
            </w:tcPrChange>
          </w:tcPr>
          <w:p w14:paraId="41BF7E27" w14:textId="3B7881CE" w:rsidR="00D300D7" w:rsidRDefault="00D300D7" w:rsidP="00F03A31">
            <w:pPr>
              <w:jc w:val="center"/>
              <w:rPr>
                <w:rFonts w:ascii="Tahoma" w:hAnsi="Tahoma" w:cs="Tahoma"/>
                <w:bCs/>
                <w:sz w:val="14"/>
                <w:szCs w:val="14"/>
              </w:rPr>
            </w:pPr>
            <w:r w:rsidRPr="00081559">
              <w:rPr>
                <w:rFonts w:ascii="Tahoma" w:hAnsi="Tahoma" w:cs="Tahoma"/>
                <w:bCs/>
                <w:sz w:val="14"/>
                <w:szCs w:val="14"/>
              </w:rPr>
              <w:t>NT</w:t>
            </w:r>
          </w:p>
        </w:tc>
        <w:tc>
          <w:tcPr>
            <w:tcW w:w="1321" w:type="dxa"/>
            <w:tcPrChange w:id="208" w:author="Ryan DeGaris" w:date="2024-05-10T13:41:00Z" w16du:dateUtc="2024-05-10T20:41:00Z">
              <w:tcPr>
                <w:tcW w:w="1321" w:type="dxa"/>
              </w:tcPr>
            </w:tcPrChange>
          </w:tcPr>
          <w:p w14:paraId="4743BB6C" w14:textId="77777777" w:rsidR="00D300D7" w:rsidRDefault="00D300D7" w:rsidP="00F03A31">
            <w:pPr>
              <w:jc w:val="center"/>
              <w:rPr>
                <w:rFonts w:ascii="Tahoma" w:hAnsi="Tahoma" w:cs="Tahoma"/>
                <w:bCs/>
                <w:sz w:val="14"/>
                <w:szCs w:val="14"/>
              </w:rPr>
            </w:pPr>
          </w:p>
        </w:tc>
      </w:tr>
      <w:tr w:rsidR="00D300D7" w:rsidRPr="00501417" w14:paraId="2D144277" w14:textId="0C79EF29" w:rsidTr="00D300D7">
        <w:trPr>
          <w:jc w:val="center"/>
          <w:trPrChange w:id="209" w:author="Ryan DeGaris" w:date="2024-05-10T13:41:00Z" w16du:dateUtc="2024-05-10T20:41:00Z">
            <w:trPr>
              <w:jc w:val="center"/>
            </w:trPr>
          </w:trPrChange>
        </w:trPr>
        <w:tc>
          <w:tcPr>
            <w:tcW w:w="1298" w:type="dxa"/>
            <w:tcPrChange w:id="210" w:author="Ryan DeGaris" w:date="2024-05-10T13:41:00Z" w16du:dateUtc="2024-05-10T20:41:00Z">
              <w:tcPr>
                <w:tcW w:w="1298" w:type="dxa"/>
              </w:tcPr>
            </w:tcPrChange>
          </w:tcPr>
          <w:p w14:paraId="1AE1360C" w14:textId="77777777" w:rsidR="00D300D7" w:rsidRPr="00501417" w:rsidRDefault="00D300D7" w:rsidP="00F03A31">
            <w:pPr>
              <w:jc w:val="center"/>
              <w:rPr>
                <w:rFonts w:ascii="Tahoma" w:hAnsi="Tahoma" w:cs="Tahoma"/>
                <w:bCs/>
                <w:sz w:val="14"/>
                <w:szCs w:val="14"/>
              </w:rPr>
            </w:pPr>
            <w:r w:rsidRPr="00501417">
              <w:rPr>
                <w:rFonts w:ascii="Tahoma" w:hAnsi="Tahoma" w:cs="Tahoma"/>
                <w:bCs/>
                <w:sz w:val="14"/>
                <w:szCs w:val="14"/>
              </w:rPr>
              <w:t>August</w:t>
            </w:r>
          </w:p>
        </w:tc>
        <w:tc>
          <w:tcPr>
            <w:tcW w:w="1321" w:type="dxa"/>
            <w:tcPrChange w:id="211" w:author="Ryan DeGaris" w:date="2024-05-10T13:41:00Z" w16du:dateUtc="2024-05-10T20:41:00Z">
              <w:tcPr>
                <w:tcW w:w="1321" w:type="dxa"/>
              </w:tcPr>
            </w:tcPrChange>
          </w:tcPr>
          <w:p w14:paraId="5F32708A" w14:textId="4B1FE8CD" w:rsidR="00D300D7" w:rsidRPr="00501417" w:rsidRDefault="00D300D7" w:rsidP="00F03A31">
            <w:pPr>
              <w:jc w:val="center"/>
              <w:rPr>
                <w:rFonts w:ascii="Tahoma" w:hAnsi="Tahoma" w:cs="Tahoma"/>
                <w:bCs/>
                <w:sz w:val="14"/>
                <w:szCs w:val="14"/>
              </w:rPr>
            </w:pPr>
            <w:r w:rsidRPr="00501417">
              <w:rPr>
                <w:rFonts w:ascii="Tahoma" w:hAnsi="Tahoma" w:cs="Tahoma"/>
                <w:bCs/>
                <w:sz w:val="14"/>
                <w:szCs w:val="14"/>
              </w:rPr>
              <w:t>34.23%</w:t>
            </w:r>
          </w:p>
        </w:tc>
        <w:tc>
          <w:tcPr>
            <w:tcW w:w="1321" w:type="dxa"/>
            <w:tcPrChange w:id="212" w:author="Ryan DeGaris" w:date="2024-05-10T13:41:00Z" w16du:dateUtc="2024-05-10T20:41:00Z">
              <w:tcPr>
                <w:tcW w:w="1321" w:type="dxa"/>
              </w:tcPr>
            </w:tcPrChange>
          </w:tcPr>
          <w:p w14:paraId="4069CE2B" w14:textId="38A2ACAF" w:rsidR="00D300D7" w:rsidRPr="00252438" w:rsidRDefault="00D300D7" w:rsidP="00F03A31">
            <w:pPr>
              <w:jc w:val="center"/>
              <w:rPr>
                <w:rFonts w:ascii="Tahoma" w:hAnsi="Tahoma" w:cs="Tahoma"/>
                <w:bCs/>
                <w:sz w:val="14"/>
                <w:szCs w:val="14"/>
              </w:rPr>
            </w:pPr>
            <w:r>
              <w:rPr>
                <w:rFonts w:ascii="Tahoma" w:hAnsi="Tahoma" w:cs="Tahoma"/>
                <w:bCs/>
                <w:sz w:val="14"/>
                <w:szCs w:val="14"/>
              </w:rPr>
              <w:t>0.12%</w:t>
            </w:r>
          </w:p>
        </w:tc>
        <w:tc>
          <w:tcPr>
            <w:tcW w:w="1321" w:type="dxa"/>
            <w:tcPrChange w:id="213" w:author="Ryan DeGaris" w:date="2024-05-10T13:41:00Z" w16du:dateUtc="2024-05-10T20:41:00Z">
              <w:tcPr>
                <w:tcW w:w="1321" w:type="dxa"/>
              </w:tcPr>
            </w:tcPrChange>
          </w:tcPr>
          <w:p w14:paraId="0737CAC9" w14:textId="1D3FB9C2" w:rsidR="00D300D7" w:rsidRDefault="00D300D7" w:rsidP="00F03A31">
            <w:pPr>
              <w:jc w:val="center"/>
              <w:rPr>
                <w:rFonts w:ascii="Tahoma" w:hAnsi="Tahoma" w:cs="Tahoma"/>
                <w:bCs/>
                <w:sz w:val="14"/>
                <w:szCs w:val="14"/>
              </w:rPr>
            </w:pPr>
            <w:r>
              <w:rPr>
                <w:rFonts w:ascii="Tahoma" w:hAnsi="Tahoma" w:cs="Tahoma"/>
                <w:bCs/>
                <w:sz w:val="14"/>
                <w:szCs w:val="14"/>
              </w:rPr>
              <w:t>1.2%</w:t>
            </w:r>
          </w:p>
        </w:tc>
        <w:tc>
          <w:tcPr>
            <w:tcW w:w="1321" w:type="dxa"/>
            <w:tcPrChange w:id="214" w:author="Ryan DeGaris" w:date="2024-05-10T13:41:00Z" w16du:dateUtc="2024-05-10T20:41:00Z">
              <w:tcPr>
                <w:tcW w:w="1321" w:type="dxa"/>
              </w:tcPr>
            </w:tcPrChange>
          </w:tcPr>
          <w:p w14:paraId="3FDD606D" w14:textId="473D6CA9" w:rsidR="00D300D7" w:rsidRDefault="00D300D7" w:rsidP="00F03A31">
            <w:pPr>
              <w:jc w:val="center"/>
              <w:rPr>
                <w:rFonts w:ascii="Tahoma" w:hAnsi="Tahoma" w:cs="Tahoma"/>
                <w:bCs/>
                <w:sz w:val="14"/>
                <w:szCs w:val="14"/>
              </w:rPr>
            </w:pPr>
            <w:r>
              <w:rPr>
                <w:rFonts w:ascii="Tahoma" w:hAnsi="Tahoma" w:cs="Tahoma"/>
                <w:bCs/>
                <w:sz w:val="14"/>
                <w:szCs w:val="14"/>
              </w:rPr>
              <w:t>-8.05%</w:t>
            </w:r>
          </w:p>
        </w:tc>
        <w:tc>
          <w:tcPr>
            <w:tcW w:w="1321" w:type="dxa"/>
            <w:tcPrChange w:id="215" w:author="Ryan DeGaris" w:date="2024-05-10T13:41:00Z" w16du:dateUtc="2024-05-10T20:41:00Z">
              <w:tcPr>
                <w:tcW w:w="1321" w:type="dxa"/>
              </w:tcPr>
            </w:tcPrChange>
          </w:tcPr>
          <w:p w14:paraId="3867591D" w14:textId="1918906F" w:rsidR="00D300D7" w:rsidRDefault="00D300D7" w:rsidP="00F03A31">
            <w:pPr>
              <w:jc w:val="center"/>
              <w:rPr>
                <w:rFonts w:ascii="Tahoma" w:hAnsi="Tahoma" w:cs="Tahoma"/>
                <w:bCs/>
                <w:sz w:val="14"/>
                <w:szCs w:val="14"/>
              </w:rPr>
            </w:pPr>
            <w:r w:rsidRPr="00081559">
              <w:rPr>
                <w:rFonts w:ascii="Tahoma" w:hAnsi="Tahoma" w:cs="Tahoma"/>
                <w:bCs/>
                <w:sz w:val="14"/>
                <w:szCs w:val="14"/>
              </w:rPr>
              <w:t>NT</w:t>
            </w:r>
          </w:p>
        </w:tc>
        <w:tc>
          <w:tcPr>
            <w:tcW w:w="1321" w:type="dxa"/>
            <w:tcPrChange w:id="216" w:author="Ryan DeGaris" w:date="2024-05-10T13:41:00Z" w16du:dateUtc="2024-05-10T20:41:00Z">
              <w:tcPr>
                <w:tcW w:w="1321" w:type="dxa"/>
              </w:tcPr>
            </w:tcPrChange>
          </w:tcPr>
          <w:p w14:paraId="3CD8B1F7" w14:textId="77777777" w:rsidR="00D300D7" w:rsidRDefault="00D300D7" w:rsidP="00F03A31">
            <w:pPr>
              <w:jc w:val="center"/>
              <w:rPr>
                <w:rFonts w:ascii="Tahoma" w:hAnsi="Tahoma" w:cs="Tahoma"/>
                <w:bCs/>
                <w:sz w:val="14"/>
                <w:szCs w:val="14"/>
              </w:rPr>
            </w:pPr>
          </w:p>
        </w:tc>
      </w:tr>
      <w:tr w:rsidR="00D300D7" w:rsidRPr="00501417" w14:paraId="3A920470" w14:textId="603021CD" w:rsidTr="00D300D7">
        <w:trPr>
          <w:jc w:val="center"/>
          <w:trPrChange w:id="217" w:author="Ryan DeGaris" w:date="2024-05-10T13:41:00Z" w16du:dateUtc="2024-05-10T20:41:00Z">
            <w:trPr>
              <w:jc w:val="center"/>
            </w:trPr>
          </w:trPrChange>
        </w:trPr>
        <w:tc>
          <w:tcPr>
            <w:tcW w:w="1298" w:type="dxa"/>
            <w:tcPrChange w:id="218" w:author="Ryan DeGaris" w:date="2024-05-10T13:41:00Z" w16du:dateUtc="2024-05-10T20:41:00Z">
              <w:tcPr>
                <w:tcW w:w="1298" w:type="dxa"/>
              </w:tcPr>
            </w:tcPrChange>
          </w:tcPr>
          <w:p w14:paraId="7D468B05" w14:textId="77777777" w:rsidR="00D300D7" w:rsidRPr="00501417" w:rsidRDefault="00D300D7" w:rsidP="00F03A31">
            <w:pPr>
              <w:jc w:val="center"/>
              <w:rPr>
                <w:rFonts w:ascii="Tahoma" w:hAnsi="Tahoma" w:cs="Tahoma"/>
                <w:bCs/>
                <w:sz w:val="14"/>
                <w:szCs w:val="14"/>
              </w:rPr>
            </w:pPr>
            <w:r w:rsidRPr="00501417">
              <w:rPr>
                <w:rFonts w:ascii="Tahoma" w:hAnsi="Tahoma" w:cs="Tahoma"/>
                <w:bCs/>
                <w:sz w:val="14"/>
                <w:szCs w:val="14"/>
              </w:rPr>
              <w:t>September</w:t>
            </w:r>
          </w:p>
        </w:tc>
        <w:tc>
          <w:tcPr>
            <w:tcW w:w="1321" w:type="dxa"/>
            <w:tcPrChange w:id="219" w:author="Ryan DeGaris" w:date="2024-05-10T13:41:00Z" w16du:dateUtc="2024-05-10T20:41:00Z">
              <w:tcPr>
                <w:tcW w:w="1321" w:type="dxa"/>
              </w:tcPr>
            </w:tcPrChange>
          </w:tcPr>
          <w:p w14:paraId="53493563" w14:textId="2232D1C6" w:rsidR="00D300D7" w:rsidRPr="00501417" w:rsidRDefault="00D300D7" w:rsidP="00F03A31">
            <w:pPr>
              <w:jc w:val="center"/>
              <w:rPr>
                <w:rFonts w:ascii="Tahoma" w:hAnsi="Tahoma" w:cs="Tahoma"/>
                <w:bCs/>
                <w:sz w:val="14"/>
                <w:szCs w:val="14"/>
              </w:rPr>
            </w:pPr>
            <w:r w:rsidRPr="00501417">
              <w:rPr>
                <w:rFonts w:ascii="Tahoma" w:hAnsi="Tahoma" w:cs="Tahoma"/>
                <w:bCs/>
                <w:sz w:val="14"/>
                <w:szCs w:val="14"/>
              </w:rPr>
              <w:t>-18.76%</w:t>
            </w:r>
          </w:p>
        </w:tc>
        <w:tc>
          <w:tcPr>
            <w:tcW w:w="1321" w:type="dxa"/>
            <w:tcPrChange w:id="220" w:author="Ryan DeGaris" w:date="2024-05-10T13:41:00Z" w16du:dateUtc="2024-05-10T20:41:00Z">
              <w:tcPr>
                <w:tcW w:w="1321" w:type="dxa"/>
              </w:tcPr>
            </w:tcPrChange>
          </w:tcPr>
          <w:p w14:paraId="2E9132E1" w14:textId="7D3E8DF7" w:rsidR="00D300D7" w:rsidRPr="00252438" w:rsidRDefault="00D300D7" w:rsidP="00F03A31">
            <w:pPr>
              <w:jc w:val="center"/>
              <w:rPr>
                <w:rFonts w:ascii="Tahoma" w:hAnsi="Tahoma" w:cs="Tahoma"/>
                <w:bCs/>
                <w:sz w:val="14"/>
                <w:szCs w:val="14"/>
              </w:rPr>
            </w:pPr>
            <w:r>
              <w:rPr>
                <w:rFonts w:ascii="Tahoma" w:hAnsi="Tahoma" w:cs="Tahoma"/>
                <w:bCs/>
                <w:sz w:val="14"/>
                <w:szCs w:val="14"/>
              </w:rPr>
              <w:t>10.59%</w:t>
            </w:r>
          </w:p>
        </w:tc>
        <w:tc>
          <w:tcPr>
            <w:tcW w:w="1321" w:type="dxa"/>
            <w:tcPrChange w:id="221" w:author="Ryan DeGaris" w:date="2024-05-10T13:41:00Z" w16du:dateUtc="2024-05-10T20:41:00Z">
              <w:tcPr>
                <w:tcW w:w="1321" w:type="dxa"/>
              </w:tcPr>
            </w:tcPrChange>
          </w:tcPr>
          <w:p w14:paraId="6836A1DF" w14:textId="654541C2" w:rsidR="00D300D7" w:rsidRDefault="00D300D7" w:rsidP="00F03A31">
            <w:pPr>
              <w:jc w:val="center"/>
              <w:rPr>
                <w:rFonts w:ascii="Tahoma" w:hAnsi="Tahoma" w:cs="Tahoma"/>
                <w:bCs/>
                <w:sz w:val="14"/>
                <w:szCs w:val="14"/>
              </w:rPr>
            </w:pPr>
            <w:r>
              <w:rPr>
                <w:rFonts w:ascii="Tahoma" w:hAnsi="Tahoma" w:cs="Tahoma"/>
                <w:bCs/>
                <w:sz w:val="14"/>
                <w:szCs w:val="14"/>
              </w:rPr>
              <w:t>-9.66%</w:t>
            </w:r>
          </w:p>
        </w:tc>
        <w:tc>
          <w:tcPr>
            <w:tcW w:w="1321" w:type="dxa"/>
            <w:tcPrChange w:id="222" w:author="Ryan DeGaris" w:date="2024-05-10T13:41:00Z" w16du:dateUtc="2024-05-10T20:41:00Z">
              <w:tcPr>
                <w:tcW w:w="1321" w:type="dxa"/>
              </w:tcPr>
            </w:tcPrChange>
          </w:tcPr>
          <w:p w14:paraId="7CB2E0C1" w14:textId="38CC9E4F" w:rsidR="00D300D7" w:rsidRDefault="00D300D7" w:rsidP="00F03A31">
            <w:pPr>
              <w:jc w:val="center"/>
              <w:rPr>
                <w:rFonts w:ascii="Tahoma" w:hAnsi="Tahoma" w:cs="Tahoma"/>
                <w:bCs/>
                <w:sz w:val="14"/>
                <w:szCs w:val="14"/>
              </w:rPr>
            </w:pPr>
            <w:r>
              <w:rPr>
                <w:rFonts w:ascii="Tahoma" w:hAnsi="Tahoma" w:cs="Tahoma"/>
                <w:bCs/>
                <w:sz w:val="14"/>
                <w:szCs w:val="14"/>
              </w:rPr>
              <w:t>2.02%</w:t>
            </w:r>
          </w:p>
        </w:tc>
        <w:tc>
          <w:tcPr>
            <w:tcW w:w="1321" w:type="dxa"/>
            <w:tcPrChange w:id="223" w:author="Ryan DeGaris" w:date="2024-05-10T13:41:00Z" w16du:dateUtc="2024-05-10T20:41:00Z">
              <w:tcPr>
                <w:tcW w:w="1321" w:type="dxa"/>
              </w:tcPr>
            </w:tcPrChange>
          </w:tcPr>
          <w:p w14:paraId="7C078F61" w14:textId="5E69A892" w:rsidR="00D300D7" w:rsidRDefault="00D300D7" w:rsidP="00F03A31">
            <w:pPr>
              <w:jc w:val="center"/>
              <w:rPr>
                <w:rFonts w:ascii="Tahoma" w:hAnsi="Tahoma" w:cs="Tahoma"/>
                <w:bCs/>
                <w:sz w:val="14"/>
                <w:szCs w:val="14"/>
              </w:rPr>
            </w:pPr>
            <w:r w:rsidRPr="00081559">
              <w:rPr>
                <w:rFonts w:ascii="Tahoma" w:hAnsi="Tahoma" w:cs="Tahoma"/>
                <w:bCs/>
                <w:sz w:val="14"/>
                <w:szCs w:val="14"/>
              </w:rPr>
              <w:t>NT</w:t>
            </w:r>
          </w:p>
        </w:tc>
        <w:tc>
          <w:tcPr>
            <w:tcW w:w="1321" w:type="dxa"/>
            <w:tcPrChange w:id="224" w:author="Ryan DeGaris" w:date="2024-05-10T13:41:00Z" w16du:dateUtc="2024-05-10T20:41:00Z">
              <w:tcPr>
                <w:tcW w:w="1321" w:type="dxa"/>
              </w:tcPr>
            </w:tcPrChange>
          </w:tcPr>
          <w:p w14:paraId="318DA3D8" w14:textId="77777777" w:rsidR="00D300D7" w:rsidRDefault="00D300D7" w:rsidP="00F03A31">
            <w:pPr>
              <w:jc w:val="center"/>
              <w:rPr>
                <w:rFonts w:ascii="Tahoma" w:hAnsi="Tahoma" w:cs="Tahoma"/>
                <w:bCs/>
                <w:sz w:val="14"/>
                <w:szCs w:val="14"/>
              </w:rPr>
            </w:pPr>
          </w:p>
        </w:tc>
      </w:tr>
      <w:tr w:rsidR="00D300D7" w:rsidRPr="00501417" w14:paraId="69FB465E" w14:textId="21D35E4D" w:rsidTr="00D300D7">
        <w:trPr>
          <w:jc w:val="center"/>
          <w:trPrChange w:id="225" w:author="Ryan DeGaris" w:date="2024-05-10T13:41:00Z" w16du:dateUtc="2024-05-10T20:41:00Z">
            <w:trPr>
              <w:jc w:val="center"/>
            </w:trPr>
          </w:trPrChange>
        </w:trPr>
        <w:tc>
          <w:tcPr>
            <w:tcW w:w="1298" w:type="dxa"/>
            <w:tcPrChange w:id="226" w:author="Ryan DeGaris" w:date="2024-05-10T13:41:00Z" w16du:dateUtc="2024-05-10T20:41:00Z">
              <w:tcPr>
                <w:tcW w:w="1298" w:type="dxa"/>
              </w:tcPr>
            </w:tcPrChange>
          </w:tcPr>
          <w:p w14:paraId="0EC0FEA1" w14:textId="77777777" w:rsidR="00D300D7" w:rsidRPr="00501417" w:rsidRDefault="00D300D7" w:rsidP="00F03A31">
            <w:pPr>
              <w:jc w:val="center"/>
              <w:rPr>
                <w:rFonts w:ascii="Tahoma" w:hAnsi="Tahoma" w:cs="Tahoma"/>
                <w:bCs/>
                <w:sz w:val="14"/>
                <w:szCs w:val="14"/>
              </w:rPr>
            </w:pPr>
            <w:r w:rsidRPr="00501417">
              <w:rPr>
                <w:rFonts w:ascii="Tahoma" w:hAnsi="Tahoma" w:cs="Tahoma"/>
                <w:bCs/>
                <w:sz w:val="14"/>
                <w:szCs w:val="14"/>
              </w:rPr>
              <w:t>October</w:t>
            </w:r>
          </w:p>
        </w:tc>
        <w:tc>
          <w:tcPr>
            <w:tcW w:w="1321" w:type="dxa"/>
            <w:tcPrChange w:id="227" w:author="Ryan DeGaris" w:date="2024-05-10T13:41:00Z" w16du:dateUtc="2024-05-10T20:41:00Z">
              <w:tcPr>
                <w:tcW w:w="1321" w:type="dxa"/>
              </w:tcPr>
            </w:tcPrChange>
          </w:tcPr>
          <w:p w14:paraId="31FDA04C" w14:textId="0ADD6DA0" w:rsidR="00D300D7" w:rsidRPr="00501417" w:rsidRDefault="00D300D7" w:rsidP="00F03A31">
            <w:pPr>
              <w:jc w:val="center"/>
              <w:rPr>
                <w:rFonts w:ascii="Tahoma" w:hAnsi="Tahoma" w:cs="Tahoma"/>
                <w:bCs/>
                <w:sz w:val="14"/>
                <w:szCs w:val="14"/>
              </w:rPr>
            </w:pPr>
            <w:r w:rsidRPr="00501417">
              <w:rPr>
                <w:rFonts w:ascii="Tahoma" w:hAnsi="Tahoma" w:cs="Tahoma"/>
                <w:bCs/>
                <w:sz w:val="14"/>
                <w:szCs w:val="14"/>
              </w:rPr>
              <w:t>-9.55%</w:t>
            </w:r>
          </w:p>
        </w:tc>
        <w:tc>
          <w:tcPr>
            <w:tcW w:w="1321" w:type="dxa"/>
            <w:tcPrChange w:id="228" w:author="Ryan DeGaris" w:date="2024-05-10T13:41:00Z" w16du:dateUtc="2024-05-10T20:41:00Z">
              <w:tcPr>
                <w:tcW w:w="1321" w:type="dxa"/>
              </w:tcPr>
            </w:tcPrChange>
          </w:tcPr>
          <w:p w14:paraId="72D76172" w14:textId="6DE48956" w:rsidR="00D300D7" w:rsidRPr="00252438" w:rsidRDefault="00D300D7" w:rsidP="00F03A31">
            <w:pPr>
              <w:jc w:val="center"/>
              <w:rPr>
                <w:rFonts w:ascii="Tahoma" w:hAnsi="Tahoma" w:cs="Tahoma"/>
                <w:bCs/>
                <w:sz w:val="14"/>
                <w:szCs w:val="14"/>
              </w:rPr>
            </w:pPr>
            <w:r>
              <w:rPr>
                <w:rFonts w:ascii="Tahoma" w:hAnsi="Tahoma" w:cs="Tahoma"/>
                <w:bCs/>
                <w:sz w:val="14"/>
                <w:szCs w:val="14"/>
              </w:rPr>
              <w:t>-5.40%</w:t>
            </w:r>
          </w:p>
        </w:tc>
        <w:tc>
          <w:tcPr>
            <w:tcW w:w="1321" w:type="dxa"/>
            <w:tcPrChange w:id="229" w:author="Ryan DeGaris" w:date="2024-05-10T13:41:00Z" w16du:dateUtc="2024-05-10T20:41:00Z">
              <w:tcPr>
                <w:tcW w:w="1321" w:type="dxa"/>
              </w:tcPr>
            </w:tcPrChange>
          </w:tcPr>
          <w:p w14:paraId="24593CE2" w14:textId="645A24DC" w:rsidR="00D300D7" w:rsidRDefault="00D300D7" w:rsidP="00F03A31">
            <w:pPr>
              <w:jc w:val="center"/>
              <w:rPr>
                <w:rFonts w:ascii="Tahoma" w:hAnsi="Tahoma" w:cs="Tahoma"/>
                <w:bCs/>
                <w:sz w:val="14"/>
                <w:szCs w:val="14"/>
              </w:rPr>
            </w:pPr>
            <w:r>
              <w:rPr>
                <w:rFonts w:ascii="Tahoma" w:hAnsi="Tahoma" w:cs="Tahoma"/>
                <w:bCs/>
                <w:sz w:val="14"/>
                <w:szCs w:val="14"/>
              </w:rPr>
              <w:t>7.09%</w:t>
            </w:r>
          </w:p>
        </w:tc>
        <w:tc>
          <w:tcPr>
            <w:tcW w:w="1321" w:type="dxa"/>
            <w:tcPrChange w:id="230" w:author="Ryan DeGaris" w:date="2024-05-10T13:41:00Z" w16du:dateUtc="2024-05-10T20:41:00Z">
              <w:tcPr>
                <w:tcW w:w="1321" w:type="dxa"/>
              </w:tcPr>
            </w:tcPrChange>
          </w:tcPr>
          <w:p w14:paraId="4AC30A73" w14:textId="30DC62C4" w:rsidR="00D300D7" w:rsidRDefault="00D300D7" w:rsidP="00F03A31">
            <w:pPr>
              <w:jc w:val="center"/>
              <w:rPr>
                <w:rFonts w:ascii="Tahoma" w:hAnsi="Tahoma" w:cs="Tahoma"/>
                <w:bCs/>
                <w:sz w:val="14"/>
                <w:szCs w:val="14"/>
              </w:rPr>
            </w:pPr>
            <w:r>
              <w:rPr>
                <w:rFonts w:ascii="Tahoma" w:hAnsi="Tahoma" w:cs="Tahoma"/>
                <w:bCs/>
                <w:sz w:val="14"/>
                <w:szCs w:val="14"/>
              </w:rPr>
              <w:t>-30.45%</w:t>
            </w:r>
          </w:p>
        </w:tc>
        <w:tc>
          <w:tcPr>
            <w:tcW w:w="1321" w:type="dxa"/>
            <w:tcPrChange w:id="231" w:author="Ryan DeGaris" w:date="2024-05-10T13:41:00Z" w16du:dateUtc="2024-05-10T20:41:00Z">
              <w:tcPr>
                <w:tcW w:w="1321" w:type="dxa"/>
              </w:tcPr>
            </w:tcPrChange>
          </w:tcPr>
          <w:p w14:paraId="2F72E9C5" w14:textId="1674D65D" w:rsidR="00D300D7" w:rsidRDefault="00D300D7" w:rsidP="00F03A31">
            <w:pPr>
              <w:jc w:val="center"/>
              <w:rPr>
                <w:rFonts w:ascii="Tahoma" w:hAnsi="Tahoma" w:cs="Tahoma"/>
                <w:bCs/>
                <w:sz w:val="14"/>
                <w:szCs w:val="14"/>
              </w:rPr>
            </w:pPr>
            <w:r w:rsidRPr="00081559">
              <w:rPr>
                <w:rFonts w:ascii="Tahoma" w:hAnsi="Tahoma" w:cs="Tahoma"/>
                <w:bCs/>
                <w:sz w:val="14"/>
                <w:szCs w:val="14"/>
              </w:rPr>
              <w:t>NT</w:t>
            </w:r>
          </w:p>
        </w:tc>
        <w:tc>
          <w:tcPr>
            <w:tcW w:w="1321" w:type="dxa"/>
            <w:tcPrChange w:id="232" w:author="Ryan DeGaris" w:date="2024-05-10T13:41:00Z" w16du:dateUtc="2024-05-10T20:41:00Z">
              <w:tcPr>
                <w:tcW w:w="1321" w:type="dxa"/>
              </w:tcPr>
            </w:tcPrChange>
          </w:tcPr>
          <w:p w14:paraId="44D578BA" w14:textId="77777777" w:rsidR="00D300D7" w:rsidRDefault="00D300D7" w:rsidP="00F03A31">
            <w:pPr>
              <w:jc w:val="center"/>
              <w:rPr>
                <w:rFonts w:ascii="Tahoma" w:hAnsi="Tahoma" w:cs="Tahoma"/>
                <w:bCs/>
                <w:sz w:val="14"/>
                <w:szCs w:val="14"/>
              </w:rPr>
            </w:pPr>
          </w:p>
        </w:tc>
      </w:tr>
      <w:tr w:rsidR="00D300D7" w:rsidRPr="00501417" w14:paraId="730F0843" w14:textId="4C855FB8" w:rsidTr="00D300D7">
        <w:trPr>
          <w:jc w:val="center"/>
          <w:trPrChange w:id="233" w:author="Ryan DeGaris" w:date="2024-05-10T13:41:00Z" w16du:dateUtc="2024-05-10T20:41:00Z">
            <w:trPr>
              <w:jc w:val="center"/>
            </w:trPr>
          </w:trPrChange>
        </w:trPr>
        <w:tc>
          <w:tcPr>
            <w:tcW w:w="1298" w:type="dxa"/>
            <w:tcPrChange w:id="234" w:author="Ryan DeGaris" w:date="2024-05-10T13:41:00Z" w16du:dateUtc="2024-05-10T20:41:00Z">
              <w:tcPr>
                <w:tcW w:w="1298" w:type="dxa"/>
              </w:tcPr>
            </w:tcPrChange>
          </w:tcPr>
          <w:p w14:paraId="67C77E48" w14:textId="77777777" w:rsidR="00D300D7" w:rsidRPr="00501417" w:rsidRDefault="00D300D7" w:rsidP="00F03A31">
            <w:pPr>
              <w:jc w:val="center"/>
              <w:rPr>
                <w:rFonts w:ascii="Tahoma" w:hAnsi="Tahoma" w:cs="Tahoma"/>
                <w:bCs/>
                <w:sz w:val="14"/>
                <w:szCs w:val="14"/>
              </w:rPr>
            </w:pPr>
            <w:r w:rsidRPr="00501417">
              <w:rPr>
                <w:rFonts w:ascii="Tahoma" w:hAnsi="Tahoma" w:cs="Tahoma"/>
                <w:bCs/>
                <w:sz w:val="14"/>
                <w:szCs w:val="14"/>
              </w:rPr>
              <w:t>November</w:t>
            </w:r>
          </w:p>
        </w:tc>
        <w:tc>
          <w:tcPr>
            <w:tcW w:w="1321" w:type="dxa"/>
            <w:tcPrChange w:id="235" w:author="Ryan DeGaris" w:date="2024-05-10T13:41:00Z" w16du:dateUtc="2024-05-10T20:41:00Z">
              <w:tcPr>
                <w:tcW w:w="1321" w:type="dxa"/>
              </w:tcPr>
            </w:tcPrChange>
          </w:tcPr>
          <w:p w14:paraId="5D14690D" w14:textId="6BC34E8A" w:rsidR="00D300D7" w:rsidRPr="00501417" w:rsidRDefault="00D300D7" w:rsidP="00F03A31">
            <w:pPr>
              <w:jc w:val="center"/>
              <w:rPr>
                <w:rFonts w:ascii="Tahoma" w:hAnsi="Tahoma" w:cs="Tahoma"/>
                <w:bCs/>
                <w:sz w:val="14"/>
                <w:szCs w:val="14"/>
              </w:rPr>
            </w:pPr>
            <w:r w:rsidRPr="00501417">
              <w:rPr>
                <w:rFonts w:ascii="Tahoma" w:hAnsi="Tahoma" w:cs="Tahoma"/>
                <w:bCs/>
                <w:sz w:val="14"/>
                <w:szCs w:val="14"/>
              </w:rPr>
              <w:t>5.14%</w:t>
            </w:r>
          </w:p>
        </w:tc>
        <w:tc>
          <w:tcPr>
            <w:tcW w:w="1321" w:type="dxa"/>
            <w:tcPrChange w:id="236" w:author="Ryan DeGaris" w:date="2024-05-10T13:41:00Z" w16du:dateUtc="2024-05-10T20:41:00Z">
              <w:tcPr>
                <w:tcW w:w="1321" w:type="dxa"/>
              </w:tcPr>
            </w:tcPrChange>
          </w:tcPr>
          <w:p w14:paraId="77A377D5" w14:textId="73401C2E" w:rsidR="00D300D7" w:rsidRPr="00252438" w:rsidRDefault="00D300D7" w:rsidP="00F03A31">
            <w:pPr>
              <w:jc w:val="center"/>
              <w:rPr>
                <w:rFonts w:ascii="Tahoma" w:hAnsi="Tahoma" w:cs="Tahoma"/>
                <w:bCs/>
                <w:sz w:val="14"/>
                <w:szCs w:val="14"/>
              </w:rPr>
            </w:pPr>
            <w:r>
              <w:rPr>
                <w:rFonts w:ascii="Tahoma" w:hAnsi="Tahoma" w:cs="Tahoma"/>
                <w:bCs/>
                <w:sz w:val="14"/>
                <w:szCs w:val="14"/>
              </w:rPr>
              <w:t>-9.21%</w:t>
            </w:r>
          </w:p>
        </w:tc>
        <w:tc>
          <w:tcPr>
            <w:tcW w:w="1321" w:type="dxa"/>
            <w:tcPrChange w:id="237" w:author="Ryan DeGaris" w:date="2024-05-10T13:41:00Z" w16du:dateUtc="2024-05-10T20:41:00Z">
              <w:tcPr>
                <w:tcW w:w="1321" w:type="dxa"/>
              </w:tcPr>
            </w:tcPrChange>
          </w:tcPr>
          <w:p w14:paraId="173442CE" w14:textId="0A2825FC" w:rsidR="00D300D7" w:rsidRDefault="00D300D7" w:rsidP="00F03A31">
            <w:pPr>
              <w:jc w:val="center"/>
              <w:rPr>
                <w:rFonts w:ascii="Tahoma" w:hAnsi="Tahoma" w:cs="Tahoma"/>
                <w:bCs/>
                <w:sz w:val="14"/>
                <w:szCs w:val="14"/>
              </w:rPr>
            </w:pPr>
            <w:r>
              <w:rPr>
                <w:rFonts w:ascii="Tahoma" w:hAnsi="Tahoma" w:cs="Tahoma"/>
                <w:bCs/>
                <w:sz w:val="14"/>
                <w:szCs w:val="14"/>
              </w:rPr>
              <w:t>-0.05%</w:t>
            </w:r>
          </w:p>
        </w:tc>
        <w:tc>
          <w:tcPr>
            <w:tcW w:w="1321" w:type="dxa"/>
            <w:tcPrChange w:id="238" w:author="Ryan DeGaris" w:date="2024-05-10T13:41:00Z" w16du:dateUtc="2024-05-10T20:41:00Z">
              <w:tcPr>
                <w:tcW w:w="1321" w:type="dxa"/>
              </w:tcPr>
            </w:tcPrChange>
          </w:tcPr>
          <w:p w14:paraId="1153957E" w14:textId="505D9062" w:rsidR="00D300D7" w:rsidRDefault="00D300D7" w:rsidP="00F03A31">
            <w:pPr>
              <w:jc w:val="center"/>
              <w:rPr>
                <w:rFonts w:ascii="Tahoma" w:hAnsi="Tahoma" w:cs="Tahoma"/>
                <w:bCs/>
                <w:sz w:val="14"/>
                <w:szCs w:val="14"/>
              </w:rPr>
            </w:pPr>
            <w:r>
              <w:rPr>
                <w:rFonts w:ascii="Tahoma" w:hAnsi="Tahoma" w:cs="Tahoma"/>
                <w:bCs/>
                <w:sz w:val="14"/>
                <w:szCs w:val="14"/>
              </w:rPr>
              <w:t>2.55%</w:t>
            </w:r>
          </w:p>
        </w:tc>
        <w:tc>
          <w:tcPr>
            <w:tcW w:w="1321" w:type="dxa"/>
            <w:tcPrChange w:id="239" w:author="Ryan DeGaris" w:date="2024-05-10T13:41:00Z" w16du:dateUtc="2024-05-10T20:41:00Z">
              <w:tcPr>
                <w:tcW w:w="1321" w:type="dxa"/>
              </w:tcPr>
            </w:tcPrChange>
          </w:tcPr>
          <w:p w14:paraId="2D6F2E48" w14:textId="1B5061CA" w:rsidR="00D300D7" w:rsidRDefault="00D300D7" w:rsidP="00F03A31">
            <w:pPr>
              <w:jc w:val="center"/>
              <w:rPr>
                <w:rFonts w:ascii="Tahoma" w:hAnsi="Tahoma" w:cs="Tahoma"/>
                <w:bCs/>
                <w:sz w:val="14"/>
                <w:szCs w:val="14"/>
              </w:rPr>
            </w:pPr>
            <w:r w:rsidRPr="00081559">
              <w:rPr>
                <w:rFonts w:ascii="Tahoma" w:hAnsi="Tahoma" w:cs="Tahoma"/>
                <w:bCs/>
                <w:sz w:val="14"/>
                <w:szCs w:val="14"/>
              </w:rPr>
              <w:t>NT</w:t>
            </w:r>
          </w:p>
        </w:tc>
        <w:tc>
          <w:tcPr>
            <w:tcW w:w="1321" w:type="dxa"/>
            <w:tcPrChange w:id="240" w:author="Ryan DeGaris" w:date="2024-05-10T13:41:00Z" w16du:dateUtc="2024-05-10T20:41:00Z">
              <w:tcPr>
                <w:tcW w:w="1321" w:type="dxa"/>
              </w:tcPr>
            </w:tcPrChange>
          </w:tcPr>
          <w:p w14:paraId="33B6021E" w14:textId="77777777" w:rsidR="00D300D7" w:rsidRDefault="00D300D7" w:rsidP="00F03A31">
            <w:pPr>
              <w:jc w:val="center"/>
              <w:rPr>
                <w:rFonts w:ascii="Tahoma" w:hAnsi="Tahoma" w:cs="Tahoma"/>
                <w:bCs/>
                <w:sz w:val="14"/>
                <w:szCs w:val="14"/>
              </w:rPr>
            </w:pPr>
          </w:p>
        </w:tc>
      </w:tr>
      <w:tr w:rsidR="00D300D7" w:rsidRPr="00501417" w14:paraId="621BD51F" w14:textId="687BFE6E" w:rsidTr="00D300D7">
        <w:trPr>
          <w:jc w:val="center"/>
          <w:trPrChange w:id="241" w:author="Ryan DeGaris" w:date="2024-05-10T13:41:00Z" w16du:dateUtc="2024-05-10T20:41:00Z">
            <w:trPr>
              <w:jc w:val="center"/>
            </w:trPr>
          </w:trPrChange>
        </w:trPr>
        <w:tc>
          <w:tcPr>
            <w:tcW w:w="1298" w:type="dxa"/>
            <w:tcPrChange w:id="242" w:author="Ryan DeGaris" w:date="2024-05-10T13:41:00Z" w16du:dateUtc="2024-05-10T20:41:00Z">
              <w:tcPr>
                <w:tcW w:w="1298" w:type="dxa"/>
              </w:tcPr>
            </w:tcPrChange>
          </w:tcPr>
          <w:p w14:paraId="22BCEBCD" w14:textId="77777777" w:rsidR="00D300D7" w:rsidRPr="00501417" w:rsidRDefault="00D300D7" w:rsidP="00F03A31">
            <w:pPr>
              <w:jc w:val="center"/>
              <w:rPr>
                <w:rFonts w:ascii="Tahoma" w:hAnsi="Tahoma" w:cs="Tahoma"/>
                <w:bCs/>
                <w:sz w:val="14"/>
                <w:szCs w:val="14"/>
              </w:rPr>
            </w:pPr>
            <w:r w:rsidRPr="00501417">
              <w:rPr>
                <w:rFonts w:ascii="Tahoma" w:hAnsi="Tahoma" w:cs="Tahoma"/>
                <w:bCs/>
                <w:sz w:val="14"/>
                <w:szCs w:val="14"/>
              </w:rPr>
              <w:t>December</w:t>
            </w:r>
          </w:p>
        </w:tc>
        <w:tc>
          <w:tcPr>
            <w:tcW w:w="1321" w:type="dxa"/>
            <w:tcPrChange w:id="243" w:author="Ryan DeGaris" w:date="2024-05-10T13:41:00Z" w16du:dateUtc="2024-05-10T20:41:00Z">
              <w:tcPr>
                <w:tcW w:w="1321" w:type="dxa"/>
              </w:tcPr>
            </w:tcPrChange>
          </w:tcPr>
          <w:p w14:paraId="008DFC7C" w14:textId="3EA905E9" w:rsidR="00D300D7" w:rsidRPr="00501417" w:rsidRDefault="00D300D7" w:rsidP="00F03A31">
            <w:pPr>
              <w:jc w:val="center"/>
              <w:rPr>
                <w:rFonts w:ascii="Tahoma" w:hAnsi="Tahoma" w:cs="Tahoma"/>
                <w:bCs/>
                <w:sz w:val="14"/>
                <w:szCs w:val="14"/>
              </w:rPr>
            </w:pPr>
            <w:r w:rsidRPr="00501417">
              <w:rPr>
                <w:rFonts w:ascii="Tahoma" w:hAnsi="Tahoma" w:cs="Tahoma"/>
                <w:bCs/>
                <w:sz w:val="14"/>
                <w:szCs w:val="14"/>
              </w:rPr>
              <w:t>8.48%</w:t>
            </w:r>
          </w:p>
        </w:tc>
        <w:tc>
          <w:tcPr>
            <w:tcW w:w="1321" w:type="dxa"/>
            <w:tcPrChange w:id="244" w:author="Ryan DeGaris" w:date="2024-05-10T13:41:00Z" w16du:dateUtc="2024-05-10T20:41:00Z">
              <w:tcPr>
                <w:tcW w:w="1321" w:type="dxa"/>
              </w:tcPr>
            </w:tcPrChange>
          </w:tcPr>
          <w:p w14:paraId="099BB5B5" w14:textId="4DB6CA0B" w:rsidR="00D300D7" w:rsidRPr="00252438" w:rsidRDefault="00D300D7" w:rsidP="00F03A31">
            <w:pPr>
              <w:jc w:val="center"/>
              <w:rPr>
                <w:rFonts w:ascii="Tahoma" w:hAnsi="Tahoma" w:cs="Tahoma"/>
                <w:bCs/>
                <w:sz w:val="14"/>
                <w:szCs w:val="14"/>
              </w:rPr>
            </w:pPr>
            <w:r>
              <w:rPr>
                <w:rFonts w:ascii="Tahoma" w:hAnsi="Tahoma" w:cs="Tahoma"/>
                <w:bCs/>
                <w:sz w:val="14"/>
                <w:szCs w:val="14"/>
              </w:rPr>
              <w:t>-8.55</w:t>
            </w:r>
          </w:p>
        </w:tc>
        <w:tc>
          <w:tcPr>
            <w:tcW w:w="1321" w:type="dxa"/>
            <w:tcPrChange w:id="245" w:author="Ryan DeGaris" w:date="2024-05-10T13:41:00Z" w16du:dateUtc="2024-05-10T20:41:00Z">
              <w:tcPr>
                <w:tcW w:w="1321" w:type="dxa"/>
              </w:tcPr>
            </w:tcPrChange>
          </w:tcPr>
          <w:p w14:paraId="008ADA80" w14:textId="0136FDDA" w:rsidR="00D300D7" w:rsidRDefault="00D300D7" w:rsidP="00F03A31">
            <w:pPr>
              <w:jc w:val="center"/>
              <w:rPr>
                <w:rFonts w:ascii="Tahoma" w:hAnsi="Tahoma" w:cs="Tahoma"/>
                <w:bCs/>
                <w:sz w:val="14"/>
                <w:szCs w:val="14"/>
              </w:rPr>
            </w:pPr>
            <w:r>
              <w:rPr>
                <w:rFonts w:ascii="Tahoma" w:hAnsi="Tahoma" w:cs="Tahoma"/>
                <w:bCs/>
                <w:sz w:val="14"/>
                <w:szCs w:val="14"/>
              </w:rPr>
              <w:t>3.52%</w:t>
            </w:r>
          </w:p>
        </w:tc>
        <w:tc>
          <w:tcPr>
            <w:tcW w:w="1321" w:type="dxa"/>
            <w:tcPrChange w:id="246" w:author="Ryan DeGaris" w:date="2024-05-10T13:41:00Z" w16du:dateUtc="2024-05-10T20:41:00Z">
              <w:tcPr>
                <w:tcW w:w="1321" w:type="dxa"/>
              </w:tcPr>
            </w:tcPrChange>
          </w:tcPr>
          <w:p w14:paraId="1EEFD6B4" w14:textId="5A922464" w:rsidR="00D300D7" w:rsidRDefault="00D300D7" w:rsidP="00F03A31">
            <w:pPr>
              <w:jc w:val="center"/>
              <w:rPr>
                <w:rFonts w:ascii="Tahoma" w:hAnsi="Tahoma" w:cs="Tahoma"/>
                <w:bCs/>
                <w:sz w:val="14"/>
                <w:szCs w:val="14"/>
              </w:rPr>
            </w:pPr>
            <w:r>
              <w:rPr>
                <w:rFonts w:ascii="Tahoma" w:hAnsi="Tahoma" w:cs="Tahoma"/>
                <w:bCs/>
                <w:sz w:val="14"/>
                <w:szCs w:val="14"/>
              </w:rPr>
              <w:t>-6.97%</w:t>
            </w:r>
          </w:p>
        </w:tc>
        <w:tc>
          <w:tcPr>
            <w:tcW w:w="1321" w:type="dxa"/>
            <w:tcPrChange w:id="247" w:author="Ryan DeGaris" w:date="2024-05-10T13:41:00Z" w16du:dateUtc="2024-05-10T20:41:00Z">
              <w:tcPr>
                <w:tcW w:w="1321" w:type="dxa"/>
              </w:tcPr>
            </w:tcPrChange>
          </w:tcPr>
          <w:p w14:paraId="03AA71F3" w14:textId="75C4381A" w:rsidR="00D300D7" w:rsidRDefault="00D300D7" w:rsidP="00F03A31">
            <w:pPr>
              <w:jc w:val="center"/>
              <w:rPr>
                <w:rFonts w:ascii="Tahoma" w:hAnsi="Tahoma" w:cs="Tahoma"/>
                <w:bCs/>
                <w:sz w:val="14"/>
                <w:szCs w:val="14"/>
              </w:rPr>
            </w:pPr>
            <w:r w:rsidRPr="00081559">
              <w:rPr>
                <w:rFonts w:ascii="Tahoma" w:hAnsi="Tahoma" w:cs="Tahoma"/>
                <w:bCs/>
                <w:sz w:val="14"/>
                <w:szCs w:val="14"/>
              </w:rPr>
              <w:t>NT</w:t>
            </w:r>
          </w:p>
        </w:tc>
        <w:tc>
          <w:tcPr>
            <w:tcW w:w="1321" w:type="dxa"/>
            <w:tcPrChange w:id="248" w:author="Ryan DeGaris" w:date="2024-05-10T13:41:00Z" w16du:dateUtc="2024-05-10T20:41:00Z">
              <w:tcPr>
                <w:tcW w:w="1321" w:type="dxa"/>
              </w:tcPr>
            </w:tcPrChange>
          </w:tcPr>
          <w:p w14:paraId="77DCB160" w14:textId="77777777" w:rsidR="00D300D7" w:rsidRDefault="00D300D7" w:rsidP="00F03A31">
            <w:pPr>
              <w:jc w:val="center"/>
              <w:rPr>
                <w:rFonts w:ascii="Tahoma" w:hAnsi="Tahoma" w:cs="Tahoma"/>
                <w:bCs/>
                <w:sz w:val="14"/>
                <w:szCs w:val="14"/>
              </w:rPr>
            </w:pPr>
          </w:p>
        </w:tc>
      </w:tr>
      <w:tr w:rsidR="00D300D7" w:rsidRPr="00501417" w14:paraId="536C3A57" w14:textId="688DB3E6" w:rsidTr="00D300D7">
        <w:trPr>
          <w:jc w:val="center"/>
          <w:trPrChange w:id="249" w:author="Ryan DeGaris" w:date="2024-05-10T13:41:00Z" w16du:dateUtc="2024-05-10T20:41:00Z">
            <w:trPr>
              <w:jc w:val="center"/>
            </w:trPr>
          </w:trPrChange>
        </w:trPr>
        <w:tc>
          <w:tcPr>
            <w:tcW w:w="1298" w:type="dxa"/>
            <w:tcPrChange w:id="250" w:author="Ryan DeGaris" w:date="2024-05-10T13:41:00Z" w16du:dateUtc="2024-05-10T20:41:00Z">
              <w:tcPr>
                <w:tcW w:w="1298" w:type="dxa"/>
              </w:tcPr>
            </w:tcPrChange>
          </w:tcPr>
          <w:p w14:paraId="60CBE951" w14:textId="77777777" w:rsidR="00D300D7" w:rsidRPr="00501417" w:rsidRDefault="00D300D7" w:rsidP="00DE191C">
            <w:pPr>
              <w:jc w:val="center"/>
              <w:rPr>
                <w:rFonts w:ascii="Tahoma" w:hAnsi="Tahoma" w:cs="Tahoma"/>
                <w:b/>
                <w:bCs/>
                <w:sz w:val="14"/>
                <w:szCs w:val="14"/>
              </w:rPr>
            </w:pPr>
            <w:r w:rsidRPr="00501417">
              <w:rPr>
                <w:rFonts w:ascii="Tahoma" w:hAnsi="Tahoma" w:cs="Tahoma"/>
                <w:b/>
                <w:bCs/>
                <w:sz w:val="14"/>
                <w:szCs w:val="14"/>
              </w:rPr>
              <w:t xml:space="preserve">    YEAR</w:t>
            </w:r>
          </w:p>
        </w:tc>
        <w:tc>
          <w:tcPr>
            <w:tcW w:w="1321" w:type="dxa"/>
            <w:tcPrChange w:id="251" w:author="Ryan DeGaris" w:date="2024-05-10T13:41:00Z" w16du:dateUtc="2024-05-10T20:41:00Z">
              <w:tcPr>
                <w:tcW w:w="1321" w:type="dxa"/>
              </w:tcPr>
            </w:tcPrChange>
          </w:tcPr>
          <w:p w14:paraId="5D9C6219" w14:textId="2195DC78" w:rsidR="00D300D7" w:rsidRPr="00501417" w:rsidRDefault="00D300D7" w:rsidP="00DE191C">
            <w:pPr>
              <w:jc w:val="center"/>
              <w:rPr>
                <w:b/>
                <w:bCs/>
                <w:sz w:val="14"/>
                <w:szCs w:val="14"/>
              </w:rPr>
            </w:pPr>
            <w:r>
              <w:rPr>
                <w:b/>
                <w:bCs/>
                <w:sz w:val="14"/>
                <w:szCs w:val="14"/>
              </w:rPr>
              <w:t>-11.56</w:t>
            </w:r>
            <w:r w:rsidRPr="00501417">
              <w:rPr>
                <w:b/>
                <w:bCs/>
                <w:sz w:val="14"/>
                <w:szCs w:val="14"/>
              </w:rPr>
              <w:t>%</w:t>
            </w:r>
          </w:p>
        </w:tc>
        <w:tc>
          <w:tcPr>
            <w:tcW w:w="1321" w:type="dxa"/>
            <w:tcPrChange w:id="252" w:author="Ryan DeGaris" w:date="2024-05-10T13:41:00Z" w16du:dateUtc="2024-05-10T20:41:00Z">
              <w:tcPr>
                <w:tcW w:w="1321" w:type="dxa"/>
              </w:tcPr>
            </w:tcPrChange>
          </w:tcPr>
          <w:p w14:paraId="6EFD735E" w14:textId="7375A465" w:rsidR="00D300D7" w:rsidRPr="00252438" w:rsidRDefault="00D300D7" w:rsidP="00B16338">
            <w:pPr>
              <w:jc w:val="center"/>
              <w:rPr>
                <w:b/>
                <w:bCs/>
                <w:sz w:val="14"/>
                <w:szCs w:val="14"/>
              </w:rPr>
            </w:pPr>
            <w:r>
              <w:rPr>
                <w:b/>
                <w:bCs/>
                <w:sz w:val="14"/>
                <w:szCs w:val="14"/>
              </w:rPr>
              <w:t>-4.34%</w:t>
            </w:r>
          </w:p>
        </w:tc>
        <w:tc>
          <w:tcPr>
            <w:tcW w:w="1321" w:type="dxa"/>
            <w:tcPrChange w:id="253" w:author="Ryan DeGaris" w:date="2024-05-10T13:41:00Z" w16du:dateUtc="2024-05-10T20:41:00Z">
              <w:tcPr>
                <w:tcW w:w="1321" w:type="dxa"/>
              </w:tcPr>
            </w:tcPrChange>
          </w:tcPr>
          <w:p w14:paraId="46AE54CC" w14:textId="0D37251C" w:rsidR="00D300D7" w:rsidRDefault="00D300D7" w:rsidP="00B16338">
            <w:pPr>
              <w:jc w:val="center"/>
              <w:rPr>
                <w:b/>
                <w:bCs/>
                <w:sz w:val="14"/>
                <w:szCs w:val="14"/>
              </w:rPr>
            </w:pPr>
            <w:r>
              <w:rPr>
                <w:b/>
                <w:bCs/>
                <w:sz w:val="14"/>
                <w:szCs w:val="14"/>
              </w:rPr>
              <w:t>-13.52%</w:t>
            </w:r>
          </w:p>
        </w:tc>
        <w:tc>
          <w:tcPr>
            <w:tcW w:w="1321" w:type="dxa"/>
            <w:tcPrChange w:id="254" w:author="Ryan DeGaris" w:date="2024-05-10T13:41:00Z" w16du:dateUtc="2024-05-10T20:41:00Z">
              <w:tcPr>
                <w:tcW w:w="1321" w:type="dxa"/>
              </w:tcPr>
            </w:tcPrChange>
          </w:tcPr>
          <w:p w14:paraId="61F6921C" w14:textId="1C0CC808" w:rsidR="00D300D7" w:rsidRDefault="00D300D7" w:rsidP="00B16338">
            <w:pPr>
              <w:jc w:val="center"/>
              <w:rPr>
                <w:b/>
                <w:bCs/>
                <w:sz w:val="14"/>
                <w:szCs w:val="14"/>
              </w:rPr>
            </w:pPr>
            <w:r>
              <w:rPr>
                <w:b/>
                <w:bCs/>
                <w:sz w:val="14"/>
                <w:szCs w:val="14"/>
              </w:rPr>
              <w:t>-21.39</w:t>
            </w:r>
          </w:p>
        </w:tc>
        <w:tc>
          <w:tcPr>
            <w:tcW w:w="1321" w:type="dxa"/>
            <w:tcPrChange w:id="255" w:author="Ryan DeGaris" w:date="2024-05-10T13:41:00Z" w16du:dateUtc="2024-05-10T20:41:00Z">
              <w:tcPr>
                <w:tcW w:w="1321" w:type="dxa"/>
              </w:tcPr>
            </w:tcPrChange>
          </w:tcPr>
          <w:p w14:paraId="49E2B30E" w14:textId="6CC0AD5E" w:rsidR="00D300D7" w:rsidRDefault="00D300D7" w:rsidP="00B16338">
            <w:pPr>
              <w:jc w:val="center"/>
              <w:rPr>
                <w:b/>
                <w:bCs/>
                <w:sz w:val="14"/>
                <w:szCs w:val="14"/>
              </w:rPr>
            </w:pPr>
            <w:r>
              <w:rPr>
                <w:b/>
                <w:bCs/>
                <w:sz w:val="14"/>
                <w:szCs w:val="14"/>
              </w:rPr>
              <w:t>-4.75%</w:t>
            </w:r>
          </w:p>
        </w:tc>
        <w:tc>
          <w:tcPr>
            <w:tcW w:w="1321" w:type="dxa"/>
            <w:tcPrChange w:id="256" w:author="Ryan DeGaris" w:date="2024-05-10T13:41:00Z" w16du:dateUtc="2024-05-10T20:41:00Z">
              <w:tcPr>
                <w:tcW w:w="1321" w:type="dxa"/>
              </w:tcPr>
            </w:tcPrChange>
          </w:tcPr>
          <w:p w14:paraId="1F3B5A7E" w14:textId="5E5844A2" w:rsidR="00D300D7" w:rsidRDefault="00D300D7" w:rsidP="00B16338">
            <w:pPr>
              <w:jc w:val="center"/>
              <w:rPr>
                <w:b/>
                <w:bCs/>
                <w:sz w:val="14"/>
                <w:szCs w:val="14"/>
              </w:rPr>
            </w:pPr>
            <w:r>
              <w:rPr>
                <w:b/>
                <w:bCs/>
                <w:sz w:val="14"/>
                <w:szCs w:val="14"/>
              </w:rPr>
              <w:t>0%</w:t>
            </w:r>
          </w:p>
        </w:tc>
      </w:tr>
    </w:tbl>
    <w:p w14:paraId="1C57435C" w14:textId="77777777" w:rsidR="00F133CA" w:rsidRDefault="00F133CA" w:rsidP="00F133CA">
      <w:pPr>
        <w:jc w:val="center"/>
        <w:rPr>
          <w:rFonts w:ascii="Arial" w:hAnsi="Arial" w:cs="Arial"/>
          <w:bCs/>
          <w:i/>
          <w:iCs/>
          <w:sz w:val="14"/>
          <w:szCs w:val="14"/>
        </w:rPr>
      </w:pPr>
    </w:p>
    <w:p w14:paraId="590E02F3" w14:textId="30ADD809" w:rsidR="00F133CA" w:rsidRDefault="00F133CA" w:rsidP="00F133CA">
      <w:pPr>
        <w:jc w:val="center"/>
        <w:rPr>
          <w:rFonts w:ascii="Arial" w:hAnsi="Arial" w:cs="Arial"/>
          <w:bCs/>
          <w:i/>
          <w:iCs/>
          <w:sz w:val="14"/>
          <w:szCs w:val="14"/>
        </w:rPr>
      </w:pPr>
      <w:r w:rsidRPr="00501417">
        <w:rPr>
          <w:rFonts w:ascii="Arial" w:hAnsi="Arial" w:cs="Arial"/>
          <w:bCs/>
          <w:i/>
          <w:iCs/>
          <w:sz w:val="14"/>
          <w:szCs w:val="14"/>
        </w:rPr>
        <w:t xml:space="preserve">Note: </w:t>
      </w:r>
      <w:r>
        <w:rPr>
          <w:rFonts w:ascii="Arial" w:hAnsi="Arial" w:cs="Arial"/>
          <w:bCs/>
          <w:i/>
          <w:iCs/>
          <w:sz w:val="14"/>
          <w:szCs w:val="14"/>
        </w:rPr>
        <w:t xml:space="preserve">The account presented in this Cycle Twin (12) account began trading in October 2015 and performance was previously presented in </w:t>
      </w:r>
      <w:r w:rsidRPr="00501417">
        <w:rPr>
          <w:rFonts w:ascii="Arial" w:hAnsi="Arial" w:cs="Arial"/>
          <w:bCs/>
          <w:i/>
          <w:iCs/>
          <w:sz w:val="14"/>
          <w:szCs w:val="14"/>
        </w:rPr>
        <w:t>The Cycle Twin (1</w:t>
      </w:r>
      <w:r>
        <w:rPr>
          <w:rFonts w:ascii="Arial" w:hAnsi="Arial" w:cs="Arial"/>
          <w:bCs/>
          <w:i/>
          <w:iCs/>
          <w:sz w:val="14"/>
          <w:szCs w:val="14"/>
        </w:rPr>
        <w:t>1</w:t>
      </w:r>
      <w:r w:rsidRPr="00501417">
        <w:rPr>
          <w:rFonts w:ascii="Arial" w:hAnsi="Arial" w:cs="Arial"/>
          <w:bCs/>
          <w:i/>
          <w:iCs/>
          <w:sz w:val="14"/>
          <w:szCs w:val="14"/>
        </w:rPr>
        <w:t xml:space="preserve">) </w:t>
      </w:r>
      <w:r>
        <w:rPr>
          <w:rFonts w:ascii="Arial" w:hAnsi="Arial" w:cs="Arial"/>
          <w:bCs/>
          <w:i/>
          <w:iCs/>
          <w:sz w:val="14"/>
          <w:szCs w:val="14"/>
        </w:rPr>
        <w:t>performance capsule. The account</w:t>
      </w:r>
      <w:r w:rsidRPr="00501417">
        <w:rPr>
          <w:rFonts w:ascii="Arial" w:hAnsi="Arial" w:cs="Arial"/>
          <w:bCs/>
          <w:i/>
          <w:iCs/>
          <w:sz w:val="14"/>
          <w:szCs w:val="14"/>
        </w:rPr>
        <w:t xml:space="preserve"> was broken out from the Cycle Twin (11) capsule in October 2018 when the percentage performance varied with the other accounts in the capsule outside the NFA requirements. This was due to 1) other accounts in the capsule not being traded, 2) Margin requirements (IRA account versus regular) 3) Drastically differing starting equity.</w:t>
      </w:r>
      <w:r w:rsidR="0098056A">
        <w:rPr>
          <w:rFonts w:ascii="Arial" w:hAnsi="Arial" w:cs="Arial"/>
          <w:bCs/>
          <w:i/>
          <w:iCs/>
          <w:sz w:val="14"/>
          <w:szCs w:val="14"/>
        </w:rPr>
        <w:t>and 4) Inconsistent use of $25,000 trading units due to individual client risk tolerance.</w:t>
      </w:r>
    </w:p>
    <w:p w14:paraId="2511FEC2" w14:textId="77777777" w:rsidR="001A732D" w:rsidRDefault="001A732D" w:rsidP="00E63233">
      <w:pPr>
        <w:pStyle w:val="ListParagraph"/>
        <w:autoSpaceDE w:val="0"/>
        <w:ind w:left="0"/>
        <w:rPr>
          <w:rFonts w:ascii="Arial" w:hAnsi="Arial" w:cs="Arial"/>
          <w:b/>
          <w:bCs/>
          <w:color w:val="000000"/>
          <w:sz w:val="22"/>
          <w:szCs w:val="22"/>
          <w:lang w:eastAsia="en-US"/>
        </w:rPr>
      </w:pPr>
    </w:p>
    <w:p w14:paraId="63166832" w14:textId="77777777" w:rsidR="00C969E5" w:rsidRDefault="00C969E5" w:rsidP="00766D42">
      <w:pPr>
        <w:rPr>
          <w:rFonts w:ascii="Arial" w:hAnsi="Arial" w:cs="Arial"/>
          <w:sz w:val="22"/>
          <w:szCs w:val="22"/>
        </w:rPr>
      </w:pPr>
    </w:p>
    <w:tbl>
      <w:tblPr>
        <w:tblW w:w="8730" w:type="dxa"/>
        <w:tblInd w:w="108" w:type="dxa"/>
        <w:tblLook w:val="04A0" w:firstRow="1" w:lastRow="0" w:firstColumn="1" w:lastColumn="0" w:noHBand="0" w:noVBand="1"/>
      </w:tblPr>
      <w:tblGrid>
        <w:gridCol w:w="6570"/>
        <w:gridCol w:w="2160"/>
      </w:tblGrid>
      <w:tr w:rsidR="006F71DC" w:rsidRPr="00AC176B" w14:paraId="7A552BD6" w14:textId="77777777" w:rsidTr="009C0138">
        <w:trPr>
          <w:trHeight w:val="300"/>
        </w:trPr>
        <w:tc>
          <w:tcPr>
            <w:tcW w:w="6570" w:type="dxa"/>
            <w:tcBorders>
              <w:top w:val="nil"/>
              <w:left w:val="nil"/>
              <w:bottom w:val="nil"/>
              <w:right w:val="nil"/>
            </w:tcBorders>
            <w:shd w:val="clear" w:color="auto" w:fill="auto"/>
            <w:noWrap/>
            <w:vAlign w:val="bottom"/>
            <w:hideMark/>
          </w:tcPr>
          <w:p w14:paraId="57DF678B" w14:textId="77777777" w:rsidR="006F71DC" w:rsidRDefault="006F71DC" w:rsidP="009C0138">
            <w:pPr>
              <w:widowControl/>
              <w:suppressAutoHyphens w:val="0"/>
              <w:rPr>
                <w:rFonts w:ascii="Arial" w:hAnsi="Arial" w:cs="Arial"/>
                <w:b/>
                <w:bCs/>
                <w:color w:val="000000"/>
                <w:sz w:val="22"/>
                <w:szCs w:val="22"/>
                <w:lang w:eastAsia="en-US"/>
              </w:rPr>
            </w:pPr>
          </w:p>
          <w:p w14:paraId="3BDED7A5" w14:textId="13BC4F98" w:rsidR="006F71DC" w:rsidRPr="00684536" w:rsidRDefault="006F71DC" w:rsidP="006F71DC">
            <w:pPr>
              <w:widowControl/>
              <w:suppressAutoHyphens w:val="0"/>
              <w:rPr>
                <w:rFonts w:ascii="Arial" w:hAnsi="Arial" w:cs="Arial"/>
                <w:b/>
                <w:bCs/>
                <w:color w:val="000000"/>
                <w:sz w:val="22"/>
                <w:szCs w:val="22"/>
                <w:lang w:eastAsia="en-US"/>
              </w:rPr>
            </w:pPr>
            <w:r w:rsidRPr="00AC176B">
              <w:rPr>
                <w:rFonts w:ascii="Arial" w:hAnsi="Arial" w:cs="Arial"/>
                <w:b/>
                <w:bCs/>
                <w:color w:val="000000"/>
                <w:sz w:val="22"/>
                <w:szCs w:val="22"/>
                <w:lang w:eastAsia="en-US"/>
              </w:rPr>
              <w:t>Program: Cycle Twin</w:t>
            </w:r>
            <w:r>
              <w:rPr>
                <w:rFonts w:ascii="Arial" w:hAnsi="Arial" w:cs="Arial"/>
                <w:b/>
                <w:bCs/>
                <w:color w:val="000000"/>
                <w:sz w:val="22"/>
                <w:szCs w:val="22"/>
                <w:lang w:eastAsia="en-US"/>
              </w:rPr>
              <w:t xml:space="preserve"> (13)</w:t>
            </w:r>
          </w:p>
        </w:tc>
        <w:tc>
          <w:tcPr>
            <w:tcW w:w="2160" w:type="dxa"/>
            <w:tcBorders>
              <w:top w:val="nil"/>
              <w:left w:val="nil"/>
              <w:bottom w:val="nil"/>
              <w:right w:val="nil"/>
            </w:tcBorders>
            <w:shd w:val="clear" w:color="auto" w:fill="auto"/>
            <w:noWrap/>
            <w:vAlign w:val="bottom"/>
            <w:hideMark/>
          </w:tcPr>
          <w:p w14:paraId="6F03A81C" w14:textId="77777777" w:rsidR="006F71DC" w:rsidRPr="00AC176B" w:rsidRDefault="006F71DC" w:rsidP="009C0138">
            <w:pPr>
              <w:widowControl/>
              <w:suppressAutoHyphens w:val="0"/>
              <w:rPr>
                <w:rFonts w:ascii="Arial" w:hAnsi="Arial" w:cs="Arial"/>
                <w:color w:val="000000"/>
                <w:szCs w:val="22"/>
                <w:lang w:eastAsia="en-US"/>
              </w:rPr>
            </w:pPr>
          </w:p>
        </w:tc>
      </w:tr>
    </w:tbl>
    <w:p w14:paraId="307F9FB6" w14:textId="77777777" w:rsidR="006F71DC" w:rsidRDefault="006F71DC" w:rsidP="006F71DC">
      <w:pPr>
        <w:rPr>
          <w:rFonts w:ascii="Arial" w:hAnsi="Arial" w:cs="Arial"/>
          <w:sz w:val="22"/>
          <w:szCs w:val="22"/>
        </w:rPr>
      </w:pPr>
    </w:p>
    <w:p w14:paraId="2B1EE368" w14:textId="77777777" w:rsidR="006F71DC" w:rsidRPr="00501417" w:rsidRDefault="006F71DC" w:rsidP="006F71DC">
      <w:pPr>
        <w:jc w:val="both"/>
        <w:rPr>
          <w:rFonts w:ascii="Arial" w:hAnsi="Arial" w:cs="Arial"/>
          <w:bCs/>
          <w:sz w:val="14"/>
          <w:szCs w:val="14"/>
        </w:rPr>
      </w:pPr>
      <w:r w:rsidRPr="00501417">
        <w:rPr>
          <w:rFonts w:ascii="Arial" w:hAnsi="Arial" w:cs="Arial"/>
          <w:bCs/>
          <w:sz w:val="14"/>
          <w:szCs w:val="14"/>
        </w:rPr>
        <w:t>A.</w:t>
      </w:r>
      <w:r w:rsidRPr="00501417">
        <w:rPr>
          <w:rFonts w:ascii="Arial" w:hAnsi="Arial" w:cs="Arial"/>
          <w:bCs/>
          <w:sz w:val="14"/>
          <w:szCs w:val="14"/>
        </w:rPr>
        <w:tab/>
        <w:t>Name of the CTA:  Ryan DeGaris, CTA</w:t>
      </w:r>
    </w:p>
    <w:p w14:paraId="5B06E1E6" w14:textId="77777777" w:rsidR="006F71DC" w:rsidRPr="00501417" w:rsidRDefault="006F71DC" w:rsidP="006F71DC">
      <w:pPr>
        <w:jc w:val="both"/>
        <w:rPr>
          <w:rFonts w:ascii="Arial" w:hAnsi="Arial" w:cs="Arial"/>
          <w:bCs/>
          <w:sz w:val="14"/>
          <w:szCs w:val="14"/>
        </w:rPr>
      </w:pPr>
      <w:r w:rsidRPr="00501417">
        <w:rPr>
          <w:rFonts w:ascii="Arial" w:hAnsi="Arial" w:cs="Arial"/>
          <w:bCs/>
          <w:sz w:val="14"/>
          <w:szCs w:val="14"/>
        </w:rPr>
        <w:tab/>
      </w:r>
    </w:p>
    <w:p w14:paraId="32151B95" w14:textId="43660C8D" w:rsidR="006F71DC" w:rsidRPr="00501417" w:rsidRDefault="006F71DC" w:rsidP="006F71DC">
      <w:pPr>
        <w:jc w:val="both"/>
        <w:rPr>
          <w:rFonts w:ascii="Arial" w:hAnsi="Arial" w:cs="Arial"/>
          <w:bCs/>
          <w:color w:val="FF0000"/>
          <w:sz w:val="14"/>
          <w:szCs w:val="14"/>
        </w:rPr>
      </w:pPr>
      <w:r w:rsidRPr="00501417">
        <w:rPr>
          <w:rFonts w:ascii="Arial" w:hAnsi="Arial" w:cs="Arial"/>
          <w:bCs/>
          <w:sz w:val="14"/>
          <w:szCs w:val="14"/>
        </w:rPr>
        <w:t>B.</w:t>
      </w:r>
      <w:r w:rsidRPr="00501417">
        <w:rPr>
          <w:rFonts w:ascii="Arial" w:hAnsi="Arial" w:cs="Arial"/>
          <w:bCs/>
          <w:sz w:val="14"/>
          <w:szCs w:val="14"/>
        </w:rPr>
        <w:tab/>
        <w:t>Name of the Trading Program:  Cycle Twin (1</w:t>
      </w:r>
      <w:r>
        <w:rPr>
          <w:rFonts w:ascii="Arial" w:hAnsi="Arial" w:cs="Arial"/>
          <w:bCs/>
          <w:sz w:val="14"/>
          <w:szCs w:val="14"/>
        </w:rPr>
        <w:t>3</w:t>
      </w:r>
      <w:r w:rsidRPr="00501417">
        <w:rPr>
          <w:rFonts w:ascii="Arial" w:hAnsi="Arial" w:cs="Arial"/>
          <w:bCs/>
          <w:sz w:val="14"/>
          <w:szCs w:val="14"/>
        </w:rPr>
        <w:t>)</w:t>
      </w:r>
    </w:p>
    <w:p w14:paraId="6ECFF399" w14:textId="77777777" w:rsidR="006F71DC" w:rsidRPr="00501417" w:rsidRDefault="006F71DC" w:rsidP="006F71DC">
      <w:pPr>
        <w:jc w:val="both"/>
        <w:rPr>
          <w:rFonts w:ascii="Arial" w:hAnsi="Arial" w:cs="Arial"/>
          <w:bCs/>
          <w:sz w:val="14"/>
          <w:szCs w:val="14"/>
        </w:rPr>
      </w:pPr>
      <w:r w:rsidRPr="00501417">
        <w:rPr>
          <w:rFonts w:ascii="Arial" w:hAnsi="Arial" w:cs="Arial"/>
          <w:bCs/>
          <w:sz w:val="14"/>
          <w:szCs w:val="14"/>
        </w:rPr>
        <w:tab/>
      </w:r>
    </w:p>
    <w:p w14:paraId="3AC137EF" w14:textId="77777777" w:rsidR="006F71DC" w:rsidRPr="00501417" w:rsidRDefault="006F71DC" w:rsidP="006F71DC">
      <w:pPr>
        <w:jc w:val="both"/>
        <w:rPr>
          <w:rFonts w:ascii="Arial" w:hAnsi="Arial" w:cs="Arial"/>
          <w:bCs/>
          <w:sz w:val="14"/>
          <w:szCs w:val="14"/>
        </w:rPr>
      </w:pPr>
      <w:r w:rsidRPr="00501417">
        <w:rPr>
          <w:rFonts w:ascii="Arial" w:hAnsi="Arial" w:cs="Arial"/>
          <w:bCs/>
          <w:sz w:val="14"/>
          <w:szCs w:val="14"/>
        </w:rPr>
        <w:t>C.</w:t>
      </w:r>
      <w:r w:rsidRPr="00501417">
        <w:rPr>
          <w:rFonts w:ascii="Arial" w:hAnsi="Arial" w:cs="Arial"/>
          <w:bCs/>
          <w:sz w:val="14"/>
          <w:szCs w:val="14"/>
        </w:rPr>
        <w:tab/>
        <w:t>CTA began trading client accounts:  September 1, 2009.</w:t>
      </w:r>
    </w:p>
    <w:p w14:paraId="218B8F56" w14:textId="210142FF" w:rsidR="006F71DC" w:rsidRPr="00501417" w:rsidRDefault="006F71DC" w:rsidP="006F71DC">
      <w:pPr>
        <w:jc w:val="both"/>
        <w:rPr>
          <w:rFonts w:ascii="Arial" w:hAnsi="Arial" w:cs="Arial"/>
          <w:bCs/>
          <w:sz w:val="14"/>
          <w:szCs w:val="14"/>
        </w:rPr>
      </w:pPr>
      <w:r w:rsidRPr="00501417">
        <w:rPr>
          <w:rFonts w:ascii="Arial" w:hAnsi="Arial" w:cs="Arial"/>
          <w:bCs/>
          <w:sz w:val="14"/>
          <w:szCs w:val="14"/>
        </w:rPr>
        <w:tab/>
        <w:t xml:space="preserve">CTA began trading this Program: </w:t>
      </w:r>
      <w:r>
        <w:rPr>
          <w:rFonts w:ascii="Arial" w:hAnsi="Arial" w:cs="Arial"/>
          <w:bCs/>
          <w:sz w:val="14"/>
          <w:szCs w:val="14"/>
        </w:rPr>
        <w:t>January</w:t>
      </w:r>
      <w:r w:rsidRPr="00501417">
        <w:rPr>
          <w:rFonts w:ascii="Arial" w:hAnsi="Arial" w:cs="Arial"/>
          <w:bCs/>
          <w:sz w:val="14"/>
          <w:szCs w:val="14"/>
        </w:rPr>
        <w:t xml:space="preserve"> 1st, 20</w:t>
      </w:r>
      <w:r>
        <w:rPr>
          <w:rFonts w:ascii="Arial" w:hAnsi="Arial" w:cs="Arial"/>
          <w:bCs/>
          <w:sz w:val="14"/>
          <w:szCs w:val="14"/>
        </w:rPr>
        <w:t>22</w:t>
      </w:r>
      <w:r w:rsidRPr="00501417">
        <w:rPr>
          <w:rFonts w:ascii="Arial" w:hAnsi="Arial" w:cs="Arial"/>
          <w:bCs/>
          <w:sz w:val="14"/>
          <w:szCs w:val="14"/>
        </w:rPr>
        <w:t>.</w:t>
      </w:r>
    </w:p>
    <w:p w14:paraId="0206A2F9" w14:textId="77777777" w:rsidR="006F71DC" w:rsidRPr="00501417" w:rsidRDefault="006F71DC" w:rsidP="006F71DC">
      <w:pPr>
        <w:jc w:val="both"/>
        <w:rPr>
          <w:rFonts w:ascii="Arial" w:hAnsi="Arial" w:cs="Arial"/>
          <w:bCs/>
          <w:sz w:val="14"/>
          <w:szCs w:val="14"/>
        </w:rPr>
      </w:pPr>
    </w:p>
    <w:p w14:paraId="53A6DDEF" w14:textId="77777777" w:rsidR="006F71DC" w:rsidRPr="00501417" w:rsidRDefault="006F71DC" w:rsidP="006F71DC">
      <w:pPr>
        <w:tabs>
          <w:tab w:val="left" w:pos="720"/>
          <w:tab w:val="left" w:pos="1440"/>
          <w:tab w:val="left" w:pos="2160"/>
          <w:tab w:val="left" w:pos="2880"/>
          <w:tab w:val="left" w:pos="3600"/>
          <w:tab w:val="left" w:pos="4320"/>
          <w:tab w:val="left" w:pos="5040"/>
          <w:tab w:val="left" w:pos="5760"/>
          <w:tab w:val="right" w:pos="9360"/>
        </w:tabs>
        <w:jc w:val="both"/>
        <w:rPr>
          <w:rFonts w:ascii="Arial" w:hAnsi="Arial" w:cs="Arial"/>
          <w:bCs/>
          <w:sz w:val="14"/>
          <w:szCs w:val="14"/>
        </w:rPr>
      </w:pPr>
      <w:r w:rsidRPr="00501417">
        <w:rPr>
          <w:rFonts w:ascii="Arial" w:hAnsi="Arial" w:cs="Arial"/>
          <w:bCs/>
          <w:sz w:val="14"/>
          <w:szCs w:val="14"/>
        </w:rPr>
        <w:t>D.</w:t>
      </w:r>
      <w:r w:rsidRPr="00501417">
        <w:rPr>
          <w:rFonts w:ascii="Arial" w:hAnsi="Arial" w:cs="Arial"/>
          <w:bCs/>
          <w:sz w:val="14"/>
          <w:szCs w:val="14"/>
        </w:rPr>
        <w:tab/>
      </w:r>
      <w:r w:rsidRPr="00E26E04">
        <w:rPr>
          <w:rFonts w:ascii="Arial" w:hAnsi="Arial" w:cs="Arial"/>
          <w:bCs/>
          <w:sz w:val="14"/>
          <w:szCs w:val="14"/>
        </w:rPr>
        <w:t>Number</w:t>
      </w:r>
      <w:r>
        <w:rPr>
          <w:rFonts w:ascii="Arial" w:hAnsi="Arial" w:cs="Arial"/>
          <w:bCs/>
          <w:sz w:val="14"/>
          <w:szCs w:val="14"/>
        </w:rPr>
        <w:t xml:space="preserve"> </w:t>
      </w:r>
      <w:r w:rsidRPr="00E26E04">
        <w:rPr>
          <w:rFonts w:ascii="Arial" w:hAnsi="Arial" w:cs="Arial"/>
          <w:bCs/>
          <w:sz w:val="14"/>
          <w:szCs w:val="14"/>
        </w:rPr>
        <w:t>of Accounts currently traded pursuant to program</w:t>
      </w:r>
      <w:r w:rsidRPr="00501417">
        <w:rPr>
          <w:rFonts w:ascii="Arial" w:hAnsi="Arial" w:cs="Arial"/>
          <w:bCs/>
          <w:sz w:val="14"/>
          <w:szCs w:val="14"/>
        </w:rPr>
        <w:t>:  1.</w:t>
      </w:r>
      <w:r w:rsidRPr="00501417">
        <w:rPr>
          <w:rFonts w:ascii="Arial" w:hAnsi="Arial" w:cs="Arial"/>
          <w:bCs/>
          <w:sz w:val="14"/>
          <w:szCs w:val="14"/>
        </w:rPr>
        <w:tab/>
      </w:r>
    </w:p>
    <w:p w14:paraId="439CEB80" w14:textId="77777777" w:rsidR="006F71DC" w:rsidRPr="00501417" w:rsidRDefault="006F71DC" w:rsidP="006F71DC">
      <w:pPr>
        <w:jc w:val="both"/>
        <w:rPr>
          <w:rFonts w:ascii="Arial" w:hAnsi="Arial" w:cs="Arial"/>
          <w:bCs/>
          <w:sz w:val="14"/>
          <w:szCs w:val="14"/>
        </w:rPr>
      </w:pPr>
      <w:r w:rsidRPr="00501417">
        <w:rPr>
          <w:rFonts w:ascii="Arial" w:hAnsi="Arial" w:cs="Arial"/>
          <w:bCs/>
          <w:sz w:val="14"/>
          <w:szCs w:val="14"/>
        </w:rPr>
        <w:t xml:space="preserve"> </w:t>
      </w:r>
    </w:p>
    <w:p w14:paraId="76035787" w14:textId="23A941E1" w:rsidR="006F71DC" w:rsidRPr="00501417" w:rsidRDefault="006F71DC" w:rsidP="006F71DC">
      <w:pPr>
        <w:jc w:val="both"/>
        <w:rPr>
          <w:rFonts w:ascii="Arial" w:hAnsi="Arial" w:cs="Arial"/>
          <w:sz w:val="14"/>
          <w:szCs w:val="14"/>
        </w:rPr>
      </w:pPr>
      <w:r w:rsidRPr="00501417">
        <w:rPr>
          <w:rFonts w:ascii="Arial" w:hAnsi="Arial" w:cs="Arial"/>
          <w:bCs/>
          <w:sz w:val="14"/>
          <w:szCs w:val="14"/>
        </w:rPr>
        <w:t>E.</w:t>
      </w:r>
      <w:r w:rsidRPr="00501417">
        <w:rPr>
          <w:rFonts w:ascii="Arial" w:hAnsi="Arial" w:cs="Arial"/>
          <w:bCs/>
          <w:sz w:val="14"/>
          <w:szCs w:val="14"/>
        </w:rPr>
        <w:tab/>
        <w:t>Amount of Nominal Assets Under Management in the offered trading program:  $</w:t>
      </w:r>
      <w:r w:rsidR="007305A7">
        <w:rPr>
          <w:rFonts w:ascii="Arial" w:hAnsi="Arial" w:cs="Arial"/>
          <w:bCs/>
          <w:sz w:val="14"/>
          <w:szCs w:val="14"/>
        </w:rPr>
        <w:t>50,559</w:t>
      </w:r>
      <w:r w:rsidRPr="00501417">
        <w:rPr>
          <w:rFonts w:ascii="Arial" w:hAnsi="Arial" w:cs="Arial"/>
          <w:bCs/>
          <w:sz w:val="14"/>
          <w:szCs w:val="14"/>
        </w:rPr>
        <w:t>.</w:t>
      </w:r>
    </w:p>
    <w:p w14:paraId="7941C190" w14:textId="11A204E6" w:rsidR="006F71DC" w:rsidRPr="00501417" w:rsidRDefault="006F71DC" w:rsidP="006F71DC">
      <w:pPr>
        <w:jc w:val="both"/>
        <w:rPr>
          <w:rFonts w:ascii="Arial" w:hAnsi="Arial" w:cs="Arial"/>
          <w:bCs/>
          <w:sz w:val="14"/>
          <w:szCs w:val="14"/>
        </w:rPr>
      </w:pPr>
      <w:r w:rsidRPr="00501417">
        <w:rPr>
          <w:rFonts w:ascii="Arial" w:hAnsi="Arial" w:cs="Arial"/>
          <w:bCs/>
          <w:sz w:val="14"/>
          <w:szCs w:val="14"/>
        </w:rPr>
        <w:t xml:space="preserve">            </w:t>
      </w:r>
      <w:r>
        <w:rPr>
          <w:rFonts w:ascii="Arial" w:hAnsi="Arial" w:cs="Arial"/>
          <w:bCs/>
          <w:sz w:val="14"/>
          <w:szCs w:val="14"/>
        </w:rPr>
        <w:tab/>
      </w:r>
      <w:r w:rsidRPr="00501417">
        <w:rPr>
          <w:rFonts w:ascii="Arial" w:hAnsi="Arial" w:cs="Arial"/>
          <w:bCs/>
          <w:sz w:val="14"/>
          <w:szCs w:val="14"/>
        </w:rPr>
        <w:t>Total Amount of Nominal Assets Under Management in all trading programs:  $</w:t>
      </w:r>
      <w:r w:rsidR="00F85C6F">
        <w:rPr>
          <w:rFonts w:ascii="Arial" w:hAnsi="Arial" w:cs="Arial"/>
          <w:bCs/>
          <w:sz w:val="14"/>
          <w:szCs w:val="14"/>
        </w:rPr>
        <w:t>341,212</w:t>
      </w:r>
    </w:p>
    <w:p w14:paraId="6AABA453" w14:textId="77777777" w:rsidR="006F71DC" w:rsidRPr="00501417" w:rsidRDefault="006F71DC" w:rsidP="006F71DC">
      <w:pPr>
        <w:jc w:val="both"/>
        <w:rPr>
          <w:rFonts w:ascii="Arial" w:hAnsi="Arial" w:cs="Arial"/>
          <w:bCs/>
          <w:sz w:val="14"/>
          <w:szCs w:val="14"/>
        </w:rPr>
      </w:pPr>
      <w:r w:rsidRPr="00501417">
        <w:rPr>
          <w:rFonts w:ascii="Arial" w:hAnsi="Arial" w:cs="Arial"/>
          <w:bCs/>
          <w:sz w:val="14"/>
          <w:szCs w:val="14"/>
        </w:rPr>
        <w:t xml:space="preserve">                             </w:t>
      </w:r>
    </w:p>
    <w:p w14:paraId="55CBFD76" w14:textId="1F5F61B4" w:rsidR="006F71DC" w:rsidRPr="00501417" w:rsidRDefault="006F71DC" w:rsidP="006F71DC">
      <w:pPr>
        <w:jc w:val="both"/>
        <w:rPr>
          <w:rFonts w:ascii="Arial" w:hAnsi="Arial" w:cs="Arial"/>
          <w:bCs/>
          <w:sz w:val="14"/>
          <w:szCs w:val="14"/>
        </w:rPr>
      </w:pPr>
      <w:r w:rsidRPr="00501417">
        <w:rPr>
          <w:rFonts w:ascii="Arial" w:hAnsi="Arial" w:cs="Arial"/>
          <w:bCs/>
          <w:sz w:val="14"/>
          <w:szCs w:val="14"/>
        </w:rPr>
        <w:t>F.</w:t>
      </w:r>
      <w:r w:rsidRPr="00501417">
        <w:rPr>
          <w:rFonts w:ascii="Arial" w:hAnsi="Arial" w:cs="Arial"/>
          <w:bCs/>
          <w:sz w:val="14"/>
          <w:szCs w:val="14"/>
        </w:rPr>
        <w:tab/>
        <w:t>Largest Monthly Drawdown:  -</w:t>
      </w:r>
      <w:r w:rsidR="00684D9B">
        <w:rPr>
          <w:rFonts w:ascii="Arial" w:hAnsi="Arial" w:cs="Arial"/>
          <w:bCs/>
          <w:sz w:val="14"/>
          <w:szCs w:val="14"/>
        </w:rPr>
        <w:t>14.67</w:t>
      </w:r>
      <w:r w:rsidRPr="00501417">
        <w:rPr>
          <w:rFonts w:ascii="Arial" w:hAnsi="Arial" w:cs="Arial"/>
          <w:bCs/>
          <w:sz w:val="14"/>
          <w:szCs w:val="14"/>
        </w:rPr>
        <w:t xml:space="preserve">%, </w:t>
      </w:r>
      <w:r w:rsidR="00684D9B">
        <w:rPr>
          <w:rFonts w:ascii="Arial" w:hAnsi="Arial" w:cs="Arial"/>
          <w:bCs/>
          <w:sz w:val="14"/>
          <w:szCs w:val="14"/>
        </w:rPr>
        <w:t>March</w:t>
      </w:r>
      <w:r w:rsidRPr="00501417">
        <w:rPr>
          <w:rFonts w:ascii="Arial" w:hAnsi="Arial" w:cs="Arial"/>
          <w:bCs/>
          <w:sz w:val="14"/>
          <w:szCs w:val="14"/>
        </w:rPr>
        <w:t xml:space="preserve"> 20</w:t>
      </w:r>
      <w:r w:rsidR="00684D9B">
        <w:rPr>
          <w:rFonts w:ascii="Arial" w:hAnsi="Arial" w:cs="Arial"/>
          <w:bCs/>
          <w:sz w:val="14"/>
          <w:szCs w:val="14"/>
        </w:rPr>
        <w:t>22</w:t>
      </w:r>
    </w:p>
    <w:p w14:paraId="0DC774A2" w14:textId="77777777" w:rsidR="006F71DC" w:rsidRPr="00501417" w:rsidRDefault="006F71DC" w:rsidP="006F71DC">
      <w:pPr>
        <w:jc w:val="both"/>
        <w:rPr>
          <w:rFonts w:ascii="Arial" w:hAnsi="Arial" w:cs="Arial"/>
          <w:bCs/>
          <w:sz w:val="14"/>
          <w:szCs w:val="14"/>
        </w:rPr>
      </w:pPr>
      <w:r w:rsidRPr="00501417">
        <w:rPr>
          <w:rFonts w:ascii="Arial" w:hAnsi="Arial" w:cs="Arial"/>
          <w:bCs/>
          <w:sz w:val="14"/>
          <w:szCs w:val="14"/>
        </w:rPr>
        <w:tab/>
        <w:t xml:space="preserve">Note:  Drawdown means losses experienced by the trading program over a period of time. </w:t>
      </w:r>
    </w:p>
    <w:p w14:paraId="37D21962" w14:textId="77777777" w:rsidR="006F71DC" w:rsidRPr="00501417" w:rsidRDefault="006F71DC" w:rsidP="006F71DC">
      <w:pPr>
        <w:jc w:val="both"/>
        <w:rPr>
          <w:rFonts w:ascii="Arial" w:hAnsi="Arial" w:cs="Arial"/>
          <w:bCs/>
          <w:sz w:val="14"/>
          <w:szCs w:val="14"/>
        </w:rPr>
      </w:pPr>
    </w:p>
    <w:p w14:paraId="122496BA" w14:textId="740F2D50" w:rsidR="006F71DC" w:rsidRPr="00501417" w:rsidRDefault="006F71DC" w:rsidP="006F71DC">
      <w:pPr>
        <w:jc w:val="both"/>
        <w:rPr>
          <w:rFonts w:ascii="Arial" w:hAnsi="Arial" w:cs="Arial"/>
          <w:bCs/>
          <w:sz w:val="14"/>
          <w:szCs w:val="14"/>
        </w:rPr>
      </w:pPr>
      <w:r w:rsidRPr="00501417">
        <w:rPr>
          <w:rFonts w:ascii="Arial" w:hAnsi="Arial" w:cs="Arial"/>
          <w:bCs/>
          <w:sz w:val="14"/>
          <w:szCs w:val="14"/>
        </w:rPr>
        <w:t>G.</w:t>
      </w:r>
      <w:r w:rsidRPr="00501417">
        <w:rPr>
          <w:rFonts w:ascii="Arial" w:hAnsi="Arial" w:cs="Arial"/>
          <w:bCs/>
          <w:sz w:val="14"/>
          <w:szCs w:val="14"/>
        </w:rPr>
        <w:tab/>
        <w:t>Worst Peak-to-Valley Drawdown:  -</w:t>
      </w:r>
      <w:r w:rsidR="00684D9B">
        <w:rPr>
          <w:rFonts w:ascii="Arial" w:hAnsi="Arial" w:cs="Arial"/>
          <w:bCs/>
          <w:sz w:val="14"/>
          <w:szCs w:val="14"/>
        </w:rPr>
        <w:t>14.67</w:t>
      </w:r>
      <w:r w:rsidRPr="00501417">
        <w:rPr>
          <w:rFonts w:ascii="Arial" w:hAnsi="Arial" w:cs="Arial"/>
          <w:bCs/>
          <w:sz w:val="14"/>
          <w:szCs w:val="14"/>
        </w:rPr>
        <w:t xml:space="preserve">%, </w:t>
      </w:r>
      <w:r w:rsidR="00684D9B">
        <w:rPr>
          <w:rFonts w:ascii="Arial" w:hAnsi="Arial" w:cs="Arial"/>
          <w:bCs/>
          <w:sz w:val="14"/>
          <w:szCs w:val="14"/>
        </w:rPr>
        <w:t>March</w:t>
      </w:r>
      <w:r w:rsidRPr="00501417">
        <w:rPr>
          <w:rFonts w:ascii="Arial" w:hAnsi="Arial" w:cs="Arial"/>
          <w:bCs/>
          <w:sz w:val="14"/>
          <w:szCs w:val="14"/>
        </w:rPr>
        <w:t xml:space="preserve"> 20</w:t>
      </w:r>
      <w:r w:rsidR="00684D9B">
        <w:rPr>
          <w:rFonts w:ascii="Arial" w:hAnsi="Arial" w:cs="Arial"/>
          <w:bCs/>
          <w:sz w:val="14"/>
          <w:szCs w:val="14"/>
        </w:rPr>
        <w:t>22</w:t>
      </w:r>
      <w:r w:rsidRPr="00501417">
        <w:rPr>
          <w:rFonts w:ascii="Arial" w:hAnsi="Arial" w:cs="Arial"/>
          <w:bCs/>
          <w:sz w:val="14"/>
          <w:szCs w:val="14"/>
        </w:rPr>
        <w:t xml:space="preserve"> – </w:t>
      </w:r>
      <w:r w:rsidR="00684D9B">
        <w:rPr>
          <w:rFonts w:ascii="Arial" w:hAnsi="Arial" w:cs="Arial"/>
          <w:bCs/>
          <w:sz w:val="14"/>
          <w:szCs w:val="14"/>
        </w:rPr>
        <w:t>April</w:t>
      </w:r>
      <w:r w:rsidRPr="00501417">
        <w:rPr>
          <w:rFonts w:ascii="Arial" w:hAnsi="Arial" w:cs="Arial"/>
          <w:bCs/>
          <w:sz w:val="14"/>
          <w:szCs w:val="14"/>
        </w:rPr>
        <w:t xml:space="preserve"> 20</w:t>
      </w:r>
      <w:r w:rsidR="00684D9B">
        <w:rPr>
          <w:rFonts w:ascii="Arial" w:hAnsi="Arial" w:cs="Arial"/>
          <w:bCs/>
          <w:sz w:val="14"/>
          <w:szCs w:val="14"/>
        </w:rPr>
        <w:t>22</w:t>
      </w:r>
    </w:p>
    <w:p w14:paraId="20B7140C" w14:textId="77777777" w:rsidR="006F71DC" w:rsidRPr="00501417" w:rsidRDefault="006F71DC" w:rsidP="006F71DC">
      <w:pPr>
        <w:ind w:left="720"/>
        <w:jc w:val="both"/>
        <w:rPr>
          <w:rFonts w:ascii="Arial" w:hAnsi="Arial" w:cs="Arial"/>
          <w:bCs/>
          <w:sz w:val="14"/>
          <w:szCs w:val="14"/>
        </w:rPr>
      </w:pPr>
      <w:r w:rsidRPr="00501417">
        <w:rPr>
          <w:rFonts w:ascii="Arial" w:hAnsi="Arial" w:cs="Arial"/>
          <w:bCs/>
          <w:sz w:val="14"/>
          <w:szCs w:val="14"/>
        </w:rPr>
        <w:t>Note:  Peak-to-valley drawdown means the greatest cumulative percentage decline in month-end Net Asset Value (“NAV”) due to losses sustained by a trading program during any period in which the initial month-end NAV is not equaled or exceeded by a subsequent month-end NAV.</w:t>
      </w:r>
    </w:p>
    <w:p w14:paraId="2A88C5DC" w14:textId="77777777" w:rsidR="006F71DC" w:rsidRPr="00501417" w:rsidRDefault="006F71DC" w:rsidP="006F71DC">
      <w:pPr>
        <w:jc w:val="both"/>
        <w:rPr>
          <w:rFonts w:ascii="Arial" w:hAnsi="Arial" w:cs="Arial"/>
          <w:bCs/>
          <w:sz w:val="14"/>
          <w:szCs w:val="14"/>
        </w:rPr>
      </w:pPr>
    </w:p>
    <w:p w14:paraId="5C1B56EC" w14:textId="77777777" w:rsidR="006F71DC" w:rsidRPr="00501417" w:rsidRDefault="006F71DC" w:rsidP="006F71DC">
      <w:pPr>
        <w:jc w:val="both"/>
        <w:rPr>
          <w:rFonts w:ascii="Arial" w:hAnsi="Arial" w:cs="Arial"/>
          <w:bCs/>
          <w:sz w:val="14"/>
          <w:szCs w:val="14"/>
        </w:rPr>
      </w:pPr>
      <w:r w:rsidRPr="00501417">
        <w:rPr>
          <w:rFonts w:ascii="Arial" w:hAnsi="Arial" w:cs="Arial"/>
          <w:bCs/>
          <w:sz w:val="14"/>
          <w:szCs w:val="14"/>
        </w:rPr>
        <w:t>H.</w:t>
      </w:r>
      <w:r w:rsidRPr="00501417">
        <w:rPr>
          <w:rFonts w:ascii="Arial" w:hAnsi="Arial" w:cs="Arial"/>
          <w:bCs/>
          <w:sz w:val="14"/>
          <w:szCs w:val="14"/>
        </w:rPr>
        <w:tab/>
        <w:t>Number of accounts traded pursuant to the offered trading program that were closed with</w:t>
      </w:r>
    </w:p>
    <w:p w14:paraId="1FE278F3" w14:textId="0D45B54A" w:rsidR="006F71DC" w:rsidRPr="00501417" w:rsidRDefault="006F71DC" w:rsidP="006F71DC">
      <w:pPr>
        <w:ind w:left="720"/>
        <w:jc w:val="both"/>
        <w:rPr>
          <w:rFonts w:ascii="Arial" w:hAnsi="Arial" w:cs="Arial"/>
          <w:bCs/>
          <w:sz w:val="14"/>
          <w:szCs w:val="14"/>
        </w:rPr>
      </w:pPr>
      <w:r w:rsidRPr="00501417">
        <w:rPr>
          <w:rFonts w:ascii="Arial" w:hAnsi="Arial" w:cs="Arial"/>
          <w:bCs/>
          <w:sz w:val="14"/>
          <w:szCs w:val="14"/>
        </w:rPr>
        <w:t xml:space="preserve">Positive net performance:  </w:t>
      </w:r>
      <w:r w:rsidR="005A08F4">
        <w:rPr>
          <w:rFonts w:ascii="Arial" w:hAnsi="Arial" w:cs="Arial"/>
          <w:bCs/>
          <w:sz w:val="14"/>
          <w:szCs w:val="14"/>
        </w:rPr>
        <w:t>0</w:t>
      </w:r>
    </w:p>
    <w:p w14:paraId="4E46B441" w14:textId="77777777" w:rsidR="006F71DC" w:rsidRPr="00501417" w:rsidRDefault="006F71DC" w:rsidP="006F71DC">
      <w:pPr>
        <w:ind w:left="720"/>
        <w:jc w:val="both"/>
        <w:rPr>
          <w:rFonts w:ascii="Arial" w:hAnsi="Arial" w:cs="Arial"/>
          <w:bCs/>
          <w:sz w:val="14"/>
          <w:szCs w:val="14"/>
        </w:rPr>
      </w:pPr>
    </w:p>
    <w:p w14:paraId="097E0160" w14:textId="0EE0B9E8" w:rsidR="006F71DC" w:rsidRPr="00501417" w:rsidRDefault="006F71DC" w:rsidP="006F71DC">
      <w:pPr>
        <w:jc w:val="both"/>
        <w:rPr>
          <w:rFonts w:ascii="Arial" w:hAnsi="Arial" w:cs="Arial"/>
          <w:bCs/>
          <w:sz w:val="14"/>
          <w:szCs w:val="14"/>
        </w:rPr>
      </w:pPr>
      <w:r w:rsidRPr="00501417">
        <w:rPr>
          <w:rFonts w:ascii="Arial" w:hAnsi="Arial" w:cs="Arial"/>
          <w:bCs/>
          <w:sz w:val="14"/>
          <w:szCs w:val="14"/>
        </w:rPr>
        <w:t>I.</w:t>
      </w:r>
      <w:r w:rsidRPr="00501417">
        <w:rPr>
          <w:rFonts w:ascii="Arial" w:hAnsi="Arial" w:cs="Arial"/>
          <w:bCs/>
          <w:sz w:val="14"/>
          <w:szCs w:val="14"/>
        </w:rPr>
        <w:tab/>
        <w:t xml:space="preserve">Range of returns for positive accounts “opened” and “closed”: </w:t>
      </w:r>
      <w:r w:rsidR="00D64E71">
        <w:rPr>
          <w:rFonts w:ascii="Arial" w:hAnsi="Arial" w:cs="Arial"/>
          <w:bCs/>
          <w:sz w:val="14"/>
          <w:szCs w:val="14"/>
        </w:rPr>
        <w:t>N/A</w:t>
      </w:r>
    </w:p>
    <w:p w14:paraId="42077899" w14:textId="77777777" w:rsidR="006F71DC" w:rsidRPr="00501417" w:rsidRDefault="006F71DC" w:rsidP="006F71DC">
      <w:pPr>
        <w:ind w:left="720"/>
        <w:jc w:val="both"/>
        <w:rPr>
          <w:rFonts w:ascii="Arial" w:hAnsi="Arial" w:cs="Arial"/>
          <w:bCs/>
          <w:sz w:val="14"/>
          <w:szCs w:val="14"/>
        </w:rPr>
      </w:pPr>
    </w:p>
    <w:p w14:paraId="33AA4C51" w14:textId="77777777" w:rsidR="006F71DC" w:rsidRPr="00501417" w:rsidRDefault="006F71DC" w:rsidP="006F71DC">
      <w:pPr>
        <w:jc w:val="both"/>
        <w:rPr>
          <w:rFonts w:ascii="Arial" w:hAnsi="Arial" w:cs="Arial"/>
          <w:bCs/>
          <w:sz w:val="14"/>
          <w:szCs w:val="14"/>
        </w:rPr>
      </w:pPr>
    </w:p>
    <w:p w14:paraId="273E84E3" w14:textId="77777777" w:rsidR="006F71DC" w:rsidRPr="00501417" w:rsidRDefault="006F71DC" w:rsidP="006F71DC">
      <w:pPr>
        <w:jc w:val="both"/>
        <w:rPr>
          <w:rFonts w:ascii="Arial" w:hAnsi="Arial" w:cs="Arial"/>
          <w:bCs/>
          <w:sz w:val="14"/>
          <w:szCs w:val="14"/>
        </w:rPr>
      </w:pPr>
      <w:r w:rsidRPr="00501417">
        <w:rPr>
          <w:rFonts w:ascii="Arial" w:hAnsi="Arial" w:cs="Arial"/>
          <w:bCs/>
          <w:sz w:val="14"/>
          <w:szCs w:val="14"/>
        </w:rPr>
        <w:t>J.</w:t>
      </w:r>
      <w:r w:rsidRPr="00501417">
        <w:rPr>
          <w:rFonts w:ascii="Arial" w:hAnsi="Arial" w:cs="Arial"/>
          <w:bCs/>
          <w:sz w:val="14"/>
          <w:szCs w:val="14"/>
        </w:rPr>
        <w:tab/>
        <w:t>Number of accounts traded pursuant to the offered trading program that were closed with</w:t>
      </w:r>
    </w:p>
    <w:p w14:paraId="247CBA8E" w14:textId="67C3BDD8" w:rsidR="006F71DC" w:rsidRPr="00501417" w:rsidRDefault="006F71DC" w:rsidP="006F71DC">
      <w:pPr>
        <w:ind w:left="720"/>
        <w:jc w:val="both"/>
        <w:rPr>
          <w:rFonts w:ascii="Arial" w:hAnsi="Arial" w:cs="Arial"/>
          <w:bCs/>
          <w:sz w:val="14"/>
          <w:szCs w:val="14"/>
        </w:rPr>
      </w:pPr>
      <w:r w:rsidRPr="00501417">
        <w:rPr>
          <w:rFonts w:ascii="Arial" w:hAnsi="Arial" w:cs="Arial"/>
          <w:bCs/>
          <w:sz w:val="14"/>
          <w:szCs w:val="14"/>
        </w:rPr>
        <w:t xml:space="preserve">Negative net performance:  </w:t>
      </w:r>
      <w:r w:rsidR="005A08F4">
        <w:rPr>
          <w:rFonts w:ascii="Arial" w:hAnsi="Arial" w:cs="Arial"/>
          <w:bCs/>
          <w:sz w:val="14"/>
          <w:szCs w:val="14"/>
        </w:rPr>
        <w:t>0</w:t>
      </w:r>
      <w:r w:rsidR="00D64E71" w:rsidRPr="00501417" w:rsidDel="00D64E71">
        <w:rPr>
          <w:rFonts w:ascii="Arial" w:hAnsi="Arial" w:cs="Arial"/>
          <w:bCs/>
          <w:sz w:val="14"/>
          <w:szCs w:val="14"/>
        </w:rPr>
        <w:t xml:space="preserve"> </w:t>
      </w:r>
    </w:p>
    <w:p w14:paraId="600D9501" w14:textId="77777777" w:rsidR="006F71DC" w:rsidRPr="00501417" w:rsidRDefault="006F71DC" w:rsidP="006F71DC">
      <w:pPr>
        <w:ind w:left="720"/>
        <w:jc w:val="both"/>
        <w:rPr>
          <w:rFonts w:ascii="Arial" w:hAnsi="Arial" w:cs="Arial"/>
          <w:bCs/>
          <w:sz w:val="14"/>
          <w:szCs w:val="14"/>
        </w:rPr>
      </w:pPr>
    </w:p>
    <w:p w14:paraId="041A22C8" w14:textId="27AAA289" w:rsidR="006F71DC" w:rsidRPr="00501417" w:rsidRDefault="006F71DC" w:rsidP="006F71DC">
      <w:pPr>
        <w:jc w:val="both"/>
        <w:rPr>
          <w:rFonts w:ascii="Arial" w:hAnsi="Arial" w:cs="Arial"/>
          <w:bCs/>
          <w:sz w:val="14"/>
          <w:szCs w:val="14"/>
        </w:rPr>
      </w:pPr>
      <w:r w:rsidRPr="00501417">
        <w:rPr>
          <w:rFonts w:ascii="Arial" w:hAnsi="Arial" w:cs="Arial"/>
          <w:bCs/>
          <w:sz w:val="14"/>
          <w:szCs w:val="14"/>
        </w:rPr>
        <w:t>K.</w:t>
      </w:r>
      <w:r w:rsidRPr="00501417">
        <w:rPr>
          <w:rFonts w:ascii="Arial" w:hAnsi="Arial" w:cs="Arial"/>
          <w:bCs/>
          <w:sz w:val="14"/>
          <w:szCs w:val="14"/>
        </w:rPr>
        <w:tab/>
        <w:t xml:space="preserve">Range of returns for negative accounts “opened” and “closed”: </w:t>
      </w:r>
      <w:r w:rsidR="00D64E71">
        <w:rPr>
          <w:rFonts w:ascii="Arial" w:hAnsi="Arial" w:cs="Arial"/>
          <w:bCs/>
          <w:sz w:val="14"/>
          <w:szCs w:val="14"/>
        </w:rPr>
        <w:t>N/A</w:t>
      </w:r>
      <w:r w:rsidR="00D64E71" w:rsidRPr="00501417" w:rsidDel="00D64E71">
        <w:rPr>
          <w:rFonts w:ascii="Arial" w:hAnsi="Arial" w:cs="Arial"/>
          <w:bCs/>
          <w:sz w:val="14"/>
          <w:szCs w:val="14"/>
        </w:rPr>
        <w:t xml:space="preserve"> </w:t>
      </w:r>
    </w:p>
    <w:p w14:paraId="79B4F6D8" w14:textId="77777777" w:rsidR="006F71DC" w:rsidRPr="00501417" w:rsidRDefault="006F71DC" w:rsidP="006F71DC">
      <w:pPr>
        <w:ind w:left="720"/>
        <w:jc w:val="both"/>
        <w:rPr>
          <w:rFonts w:ascii="Arial" w:hAnsi="Arial" w:cs="Arial"/>
          <w:bCs/>
          <w:sz w:val="14"/>
          <w:szCs w:val="14"/>
        </w:rPr>
      </w:pPr>
    </w:p>
    <w:p w14:paraId="67BF1606" w14:textId="77777777" w:rsidR="006F71DC" w:rsidRPr="00501417" w:rsidRDefault="006F71DC" w:rsidP="006F71DC">
      <w:pPr>
        <w:jc w:val="both"/>
        <w:rPr>
          <w:rFonts w:ascii="Arial" w:hAnsi="Arial" w:cs="Arial"/>
          <w:bCs/>
          <w:sz w:val="14"/>
          <w:szCs w:val="14"/>
        </w:rPr>
      </w:pPr>
    </w:p>
    <w:p w14:paraId="28BCC0A5" w14:textId="77777777" w:rsidR="006F71DC" w:rsidRPr="00501417" w:rsidRDefault="006F71DC" w:rsidP="006F71DC">
      <w:pPr>
        <w:jc w:val="center"/>
        <w:rPr>
          <w:rFonts w:ascii="Arial" w:hAnsi="Arial" w:cs="Arial"/>
          <w:bCs/>
          <w:sz w:val="14"/>
          <w:szCs w:val="14"/>
        </w:rPr>
      </w:pPr>
      <w:r w:rsidRPr="00501417">
        <w:rPr>
          <w:rFonts w:ascii="Arial" w:hAnsi="Arial" w:cs="Arial"/>
          <w:bCs/>
          <w:sz w:val="14"/>
          <w:szCs w:val="14"/>
        </w:rPr>
        <w:t>The Time Weighted Average Method was used to compute the rate of return.</w:t>
      </w:r>
    </w:p>
    <w:p w14:paraId="6C3732F6" w14:textId="77777777" w:rsidR="006F71DC" w:rsidRPr="00501417" w:rsidRDefault="006F71DC" w:rsidP="006F71DC">
      <w:pPr>
        <w:jc w:val="center"/>
        <w:rPr>
          <w:rFonts w:ascii="Arial" w:hAnsi="Arial" w:cs="Arial"/>
          <w:bCs/>
          <w:sz w:val="14"/>
          <w:szCs w:val="14"/>
        </w:rPr>
      </w:pPr>
    </w:p>
    <w:p w14:paraId="63DED0CB" w14:textId="74186036" w:rsidR="006F71DC" w:rsidRDefault="006F71DC" w:rsidP="006F71DC">
      <w:pPr>
        <w:jc w:val="center"/>
        <w:rPr>
          <w:rFonts w:ascii="Arial" w:hAnsi="Arial" w:cs="Arial"/>
          <w:bCs/>
          <w:sz w:val="14"/>
          <w:szCs w:val="14"/>
        </w:rPr>
      </w:pPr>
    </w:p>
    <w:p w14:paraId="6CE5D572" w14:textId="77777777" w:rsidR="00A10E31" w:rsidRPr="00A62F5E" w:rsidRDefault="00A10E31" w:rsidP="00A10E31">
      <w:pPr>
        <w:widowControl/>
        <w:suppressAutoHyphens w:val="0"/>
        <w:rPr>
          <w:rFonts w:ascii="Arial" w:hAnsi="Arial" w:cs="Arial"/>
          <w:bCs/>
          <w:i/>
          <w:iCs/>
          <w:sz w:val="14"/>
          <w:szCs w:val="14"/>
        </w:rPr>
      </w:pPr>
      <w:r>
        <w:rPr>
          <w:rFonts w:ascii="Arial" w:hAnsi="Arial" w:cs="Arial"/>
          <w:bCs/>
          <w:i/>
          <w:iCs/>
          <w:sz w:val="14"/>
          <w:szCs w:val="14"/>
        </w:rPr>
        <w:t xml:space="preserve">No management fees or incentive fees were charged to accounts within this capsule. All accounts are charged the Standard Brokerage Fee. </w:t>
      </w:r>
    </w:p>
    <w:p w14:paraId="662FEA55" w14:textId="77777777" w:rsidR="00A10E31" w:rsidRPr="00501417" w:rsidRDefault="00A10E31" w:rsidP="006F71DC">
      <w:pPr>
        <w:jc w:val="center"/>
        <w:rPr>
          <w:rFonts w:ascii="Arial" w:hAnsi="Arial" w:cs="Arial"/>
          <w:bCs/>
          <w:sz w:val="14"/>
          <w:szCs w:val="14"/>
        </w:rPr>
      </w:pPr>
    </w:p>
    <w:p w14:paraId="75FCE5B1" w14:textId="77777777" w:rsidR="006F71DC" w:rsidRPr="00501417" w:rsidRDefault="006F71DC" w:rsidP="006F71DC">
      <w:pPr>
        <w:jc w:val="center"/>
        <w:rPr>
          <w:rFonts w:ascii="Arial" w:hAnsi="Arial" w:cs="Arial"/>
          <w:bCs/>
          <w:sz w:val="14"/>
          <w:szCs w:val="14"/>
        </w:rPr>
      </w:pPr>
    </w:p>
    <w:p w14:paraId="0204B15D" w14:textId="77777777" w:rsidR="006F71DC" w:rsidRPr="00501417" w:rsidRDefault="006F71DC" w:rsidP="006F71DC">
      <w:pPr>
        <w:jc w:val="center"/>
        <w:rPr>
          <w:rFonts w:ascii="Arial" w:hAnsi="Arial"/>
          <w:b/>
          <w:bCs/>
          <w:sz w:val="14"/>
          <w:szCs w:val="14"/>
        </w:rPr>
      </w:pPr>
      <w:r w:rsidRPr="00501417">
        <w:rPr>
          <w:rFonts w:ascii="Arial" w:hAnsi="Arial"/>
          <w:b/>
          <w:sz w:val="14"/>
          <w:szCs w:val="14"/>
        </w:rPr>
        <w:t>PAST PERFORMANCE IS NOT NECESSARILY INDICATIVE OF FUTURE RESULTS</w:t>
      </w:r>
    </w:p>
    <w:p w14:paraId="0914EC38" w14:textId="77777777" w:rsidR="006F71DC" w:rsidRPr="00501417" w:rsidRDefault="006F71DC" w:rsidP="006F71DC">
      <w:pPr>
        <w:jc w:val="both"/>
        <w:rPr>
          <w:rFonts w:ascii="Arial" w:hAnsi="Arial"/>
          <w:b/>
          <w:bCs/>
          <w:sz w:val="14"/>
          <w:szCs w:val="14"/>
        </w:rPr>
      </w:pPr>
    </w:p>
    <w:tbl>
      <w:tblPr>
        <w:tblW w:w="526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98"/>
        <w:gridCol w:w="1321"/>
        <w:gridCol w:w="1321"/>
        <w:gridCol w:w="1321"/>
      </w:tblGrid>
      <w:tr w:rsidR="00905DDA" w:rsidRPr="00501417" w14:paraId="0481423F" w14:textId="6B4FEB10" w:rsidTr="0026404E">
        <w:trPr>
          <w:jc w:val="center"/>
        </w:trPr>
        <w:tc>
          <w:tcPr>
            <w:tcW w:w="1298" w:type="dxa"/>
          </w:tcPr>
          <w:p w14:paraId="02B6D300" w14:textId="77777777" w:rsidR="00905DDA" w:rsidRPr="00501417" w:rsidRDefault="00905DDA" w:rsidP="009C0138">
            <w:pPr>
              <w:jc w:val="center"/>
              <w:rPr>
                <w:rFonts w:ascii="Tahoma" w:hAnsi="Tahoma" w:cs="Tahoma"/>
                <w:b/>
                <w:sz w:val="14"/>
                <w:szCs w:val="14"/>
              </w:rPr>
            </w:pPr>
            <w:r w:rsidRPr="00501417">
              <w:rPr>
                <w:rFonts w:ascii="Tahoma" w:hAnsi="Tahoma" w:cs="Tahoma"/>
                <w:b/>
                <w:sz w:val="14"/>
                <w:szCs w:val="14"/>
              </w:rPr>
              <w:t>MONTH</w:t>
            </w:r>
          </w:p>
        </w:tc>
        <w:tc>
          <w:tcPr>
            <w:tcW w:w="1321" w:type="dxa"/>
          </w:tcPr>
          <w:p w14:paraId="30CB5B7B" w14:textId="77777777" w:rsidR="00905DDA" w:rsidRDefault="00905DDA" w:rsidP="009C0138">
            <w:pPr>
              <w:jc w:val="center"/>
              <w:rPr>
                <w:rFonts w:ascii="Tahoma" w:hAnsi="Tahoma" w:cs="Tahoma"/>
                <w:b/>
                <w:sz w:val="14"/>
                <w:szCs w:val="14"/>
              </w:rPr>
            </w:pPr>
            <w:r>
              <w:rPr>
                <w:rFonts w:ascii="Tahoma" w:hAnsi="Tahoma" w:cs="Tahoma"/>
                <w:b/>
                <w:sz w:val="14"/>
                <w:szCs w:val="14"/>
              </w:rPr>
              <w:t>2022</w:t>
            </w:r>
          </w:p>
        </w:tc>
        <w:tc>
          <w:tcPr>
            <w:tcW w:w="1321" w:type="dxa"/>
          </w:tcPr>
          <w:p w14:paraId="0C2C0662" w14:textId="3E189868" w:rsidR="00905DDA" w:rsidRDefault="00905DDA" w:rsidP="009C0138">
            <w:pPr>
              <w:jc w:val="center"/>
              <w:rPr>
                <w:rFonts w:ascii="Tahoma" w:hAnsi="Tahoma" w:cs="Tahoma"/>
                <w:b/>
                <w:sz w:val="14"/>
                <w:szCs w:val="14"/>
              </w:rPr>
            </w:pPr>
            <w:r>
              <w:rPr>
                <w:rFonts w:ascii="Tahoma" w:hAnsi="Tahoma" w:cs="Tahoma"/>
                <w:b/>
                <w:sz w:val="14"/>
                <w:szCs w:val="14"/>
              </w:rPr>
              <w:t>2023</w:t>
            </w:r>
          </w:p>
        </w:tc>
        <w:tc>
          <w:tcPr>
            <w:tcW w:w="1321" w:type="dxa"/>
          </w:tcPr>
          <w:p w14:paraId="73F9B594" w14:textId="13A91297" w:rsidR="00905DDA" w:rsidRDefault="00905DDA" w:rsidP="009C0138">
            <w:pPr>
              <w:jc w:val="center"/>
              <w:rPr>
                <w:rFonts w:ascii="Tahoma" w:hAnsi="Tahoma" w:cs="Tahoma"/>
                <w:b/>
                <w:sz w:val="14"/>
                <w:szCs w:val="14"/>
              </w:rPr>
            </w:pPr>
            <w:r>
              <w:rPr>
                <w:rFonts w:ascii="Tahoma" w:hAnsi="Tahoma" w:cs="Tahoma"/>
                <w:b/>
                <w:sz w:val="14"/>
                <w:szCs w:val="14"/>
              </w:rPr>
              <w:t>2024</w:t>
            </w:r>
          </w:p>
        </w:tc>
      </w:tr>
      <w:tr w:rsidR="00905DDA" w:rsidRPr="00501417" w14:paraId="201806D0" w14:textId="4DB7D6D7" w:rsidTr="0026404E">
        <w:trPr>
          <w:jc w:val="center"/>
        </w:trPr>
        <w:tc>
          <w:tcPr>
            <w:tcW w:w="1298" w:type="dxa"/>
          </w:tcPr>
          <w:p w14:paraId="6DD72614" w14:textId="77777777" w:rsidR="00905DDA" w:rsidRPr="00501417" w:rsidRDefault="00905DDA" w:rsidP="009C0138">
            <w:pPr>
              <w:jc w:val="center"/>
              <w:rPr>
                <w:rFonts w:ascii="Tahoma" w:hAnsi="Tahoma" w:cs="Tahoma"/>
                <w:bCs/>
                <w:sz w:val="14"/>
                <w:szCs w:val="14"/>
              </w:rPr>
            </w:pPr>
            <w:r w:rsidRPr="00501417">
              <w:rPr>
                <w:rFonts w:ascii="Arial" w:eastAsiaTheme="majorEastAsia" w:hAnsi="Arial" w:cs="Arial"/>
                <w:sz w:val="14"/>
                <w:szCs w:val="14"/>
              </w:rPr>
              <w:t>January</w:t>
            </w:r>
          </w:p>
        </w:tc>
        <w:tc>
          <w:tcPr>
            <w:tcW w:w="1321" w:type="dxa"/>
          </w:tcPr>
          <w:p w14:paraId="5ABD028F" w14:textId="03BA1F4D" w:rsidR="00905DDA" w:rsidRDefault="00905DDA" w:rsidP="009C0138">
            <w:pPr>
              <w:jc w:val="center"/>
              <w:rPr>
                <w:rFonts w:ascii="Tahoma" w:hAnsi="Tahoma" w:cs="Tahoma"/>
                <w:bCs/>
                <w:sz w:val="14"/>
                <w:szCs w:val="14"/>
              </w:rPr>
            </w:pPr>
            <w:r>
              <w:rPr>
                <w:rFonts w:ascii="Tahoma" w:hAnsi="Tahoma" w:cs="Tahoma"/>
                <w:bCs/>
                <w:sz w:val="14"/>
                <w:szCs w:val="14"/>
              </w:rPr>
              <w:t>4.29%</w:t>
            </w:r>
          </w:p>
        </w:tc>
        <w:tc>
          <w:tcPr>
            <w:tcW w:w="1321" w:type="dxa"/>
          </w:tcPr>
          <w:p w14:paraId="10655EE7" w14:textId="457117FD" w:rsidR="00905DDA" w:rsidRDefault="00A74C25" w:rsidP="009C0138">
            <w:pPr>
              <w:jc w:val="center"/>
              <w:rPr>
                <w:rFonts w:ascii="Tahoma" w:hAnsi="Tahoma" w:cs="Tahoma"/>
                <w:bCs/>
                <w:sz w:val="14"/>
                <w:szCs w:val="14"/>
              </w:rPr>
            </w:pPr>
            <w:r>
              <w:rPr>
                <w:rFonts w:ascii="Tahoma" w:hAnsi="Tahoma" w:cs="Tahoma"/>
                <w:bCs/>
                <w:sz w:val="14"/>
                <w:szCs w:val="14"/>
              </w:rPr>
              <w:t>10.82%</w:t>
            </w:r>
          </w:p>
        </w:tc>
        <w:tc>
          <w:tcPr>
            <w:tcW w:w="1321" w:type="dxa"/>
          </w:tcPr>
          <w:p w14:paraId="20B9DB7C" w14:textId="40B27C56" w:rsidR="00905DDA" w:rsidRDefault="00A74C25" w:rsidP="009C0138">
            <w:pPr>
              <w:jc w:val="center"/>
              <w:rPr>
                <w:rFonts w:ascii="Tahoma" w:hAnsi="Tahoma" w:cs="Tahoma"/>
                <w:bCs/>
                <w:sz w:val="14"/>
                <w:szCs w:val="14"/>
              </w:rPr>
            </w:pPr>
            <w:r>
              <w:rPr>
                <w:rFonts w:ascii="Tahoma" w:hAnsi="Tahoma" w:cs="Tahoma"/>
                <w:bCs/>
                <w:sz w:val="14"/>
                <w:szCs w:val="14"/>
              </w:rPr>
              <w:t>9.80%</w:t>
            </w:r>
          </w:p>
        </w:tc>
      </w:tr>
      <w:tr w:rsidR="00905DDA" w:rsidRPr="00501417" w14:paraId="488FEAD3" w14:textId="1525F4AC" w:rsidTr="0026404E">
        <w:trPr>
          <w:jc w:val="center"/>
        </w:trPr>
        <w:tc>
          <w:tcPr>
            <w:tcW w:w="1298" w:type="dxa"/>
          </w:tcPr>
          <w:p w14:paraId="54CA0B64" w14:textId="77777777" w:rsidR="00905DDA" w:rsidRPr="00501417" w:rsidRDefault="00905DDA" w:rsidP="009C0138">
            <w:pPr>
              <w:jc w:val="center"/>
              <w:rPr>
                <w:rFonts w:ascii="Tahoma" w:hAnsi="Tahoma" w:cs="Tahoma"/>
                <w:bCs/>
                <w:sz w:val="14"/>
                <w:szCs w:val="14"/>
              </w:rPr>
            </w:pPr>
            <w:r w:rsidRPr="00501417">
              <w:rPr>
                <w:rFonts w:ascii="Tahoma" w:hAnsi="Tahoma" w:cs="Tahoma"/>
                <w:bCs/>
                <w:sz w:val="14"/>
                <w:szCs w:val="14"/>
              </w:rPr>
              <w:t>February</w:t>
            </w:r>
          </w:p>
        </w:tc>
        <w:tc>
          <w:tcPr>
            <w:tcW w:w="1321" w:type="dxa"/>
          </w:tcPr>
          <w:p w14:paraId="6BFF9F52" w14:textId="582A2428" w:rsidR="00905DDA" w:rsidRDefault="00905DDA" w:rsidP="009C0138">
            <w:pPr>
              <w:jc w:val="center"/>
              <w:rPr>
                <w:rFonts w:ascii="Tahoma" w:hAnsi="Tahoma" w:cs="Tahoma"/>
                <w:bCs/>
                <w:sz w:val="14"/>
                <w:szCs w:val="14"/>
              </w:rPr>
            </w:pPr>
            <w:r>
              <w:rPr>
                <w:rFonts w:ascii="Tahoma" w:hAnsi="Tahoma" w:cs="Tahoma"/>
                <w:bCs/>
                <w:sz w:val="14"/>
                <w:szCs w:val="14"/>
              </w:rPr>
              <w:t>29.53%</w:t>
            </w:r>
          </w:p>
        </w:tc>
        <w:tc>
          <w:tcPr>
            <w:tcW w:w="1321" w:type="dxa"/>
          </w:tcPr>
          <w:p w14:paraId="5A7FE1A7" w14:textId="4DBAA253" w:rsidR="00905DDA" w:rsidRDefault="00A74C25" w:rsidP="009C0138">
            <w:pPr>
              <w:jc w:val="center"/>
              <w:rPr>
                <w:rFonts w:ascii="Tahoma" w:hAnsi="Tahoma" w:cs="Tahoma"/>
                <w:bCs/>
                <w:sz w:val="14"/>
                <w:szCs w:val="14"/>
              </w:rPr>
            </w:pPr>
            <w:r>
              <w:rPr>
                <w:rFonts w:ascii="Tahoma" w:hAnsi="Tahoma" w:cs="Tahoma"/>
                <w:bCs/>
                <w:sz w:val="14"/>
                <w:szCs w:val="14"/>
              </w:rPr>
              <w:t>-8.96%</w:t>
            </w:r>
          </w:p>
        </w:tc>
        <w:tc>
          <w:tcPr>
            <w:tcW w:w="1321" w:type="dxa"/>
          </w:tcPr>
          <w:p w14:paraId="6C282F0B" w14:textId="7AB8F40D" w:rsidR="00905DDA" w:rsidRDefault="00A74C25" w:rsidP="009C0138">
            <w:pPr>
              <w:jc w:val="center"/>
              <w:rPr>
                <w:rFonts w:ascii="Tahoma" w:hAnsi="Tahoma" w:cs="Tahoma"/>
                <w:bCs/>
                <w:sz w:val="14"/>
                <w:szCs w:val="14"/>
              </w:rPr>
            </w:pPr>
            <w:r>
              <w:rPr>
                <w:rFonts w:ascii="Tahoma" w:hAnsi="Tahoma" w:cs="Tahoma"/>
                <w:bCs/>
                <w:sz w:val="14"/>
                <w:szCs w:val="14"/>
              </w:rPr>
              <w:t>-25.45%</w:t>
            </w:r>
          </w:p>
        </w:tc>
      </w:tr>
      <w:tr w:rsidR="00905DDA" w:rsidRPr="00501417" w14:paraId="35EF3B55" w14:textId="5CA19A8D" w:rsidTr="0026404E">
        <w:trPr>
          <w:jc w:val="center"/>
        </w:trPr>
        <w:tc>
          <w:tcPr>
            <w:tcW w:w="1298" w:type="dxa"/>
          </w:tcPr>
          <w:p w14:paraId="543078FE" w14:textId="77777777" w:rsidR="00905DDA" w:rsidRPr="00501417" w:rsidRDefault="00905DDA" w:rsidP="009C0138">
            <w:pPr>
              <w:jc w:val="center"/>
              <w:rPr>
                <w:rFonts w:ascii="Tahoma" w:hAnsi="Tahoma" w:cs="Tahoma"/>
                <w:bCs/>
                <w:sz w:val="14"/>
                <w:szCs w:val="14"/>
              </w:rPr>
            </w:pPr>
            <w:r w:rsidRPr="00501417">
              <w:rPr>
                <w:rFonts w:ascii="Tahoma" w:hAnsi="Tahoma" w:cs="Tahoma"/>
                <w:bCs/>
                <w:sz w:val="14"/>
                <w:szCs w:val="14"/>
              </w:rPr>
              <w:t>March</w:t>
            </w:r>
          </w:p>
        </w:tc>
        <w:tc>
          <w:tcPr>
            <w:tcW w:w="1321" w:type="dxa"/>
          </w:tcPr>
          <w:p w14:paraId="7FD8A998" w14:textId="025DC8CD" w:rsidR="00905DDA" w:rsidRDefault="00905DDA" w:rsidP="009C0138">
            <w:pPr>
              <w:jc w:val="center"/>
              <w:rPr>
                <w:rFonts w:ascii="Tahoma" w:hAnsi="Tahoma" w:cs="Tahoma"/>
                <w:bCs/>
                <w:sz w:val="14"/>
                <w:szCs w:val="14"/>
              </w:rPr>
            </w:pPr>
            <w:r>
              <w:rPr>
                <w:rFonts w:ascii="Tahoma" w:hAnsi="Tahoma" w:cs="Tahoma"/>
                <w:bCs/>
                <w:sz w:val="14"/>
                <w:szCs w:val="14"/>
              </w:rPr>
              <w:t>-14.67%</w:t>
            </w:r>
          </w:p>
        </w:tc>
        <w:tc>
          <w:tcPr>
            <w:tcW w:w="1321" w:type="dxa"/>
          </w:tcPr>
          <w:p w14:paraId="711CAE10" w14:textId="32A3E1E6" w:rsidR="00905DDA" w:rsidRDefault="00A74C25" w:rsidP="009C0138">
            <w:pPr>
              <w:jc w:val="center"/>
              <w:rPr>
                <w:rFonts w:ascii="Tahoma" w:hAnsi="Tahoma" w:cs="Tahoma"/>
                <w:bCs/>
                <w:sz w:val="14"/>
                <w:szCs w:val="14"/>
              </w:rPr>
            </w:pPr>
            <w:r>
              <w:rPr>
                <w:rFonts w:ascii="Tahoma" w:hAnsi="Tahoma" w:cs="Tahoma"/>
                <w:bCs/>
                <w:sz w:val="14"/>
                <w:szCs w:val="14"/>
              </w:rPr>
              <w:t>-12.57%</w:t>
            </w:r>
          </w:p>
        </w:tc>
        <w:tc>
          <w:tcPr>
            <w:tcW w:w="1321" w:type="dxa"/>
          </w:tcPr>
          <w:p w14:paraId="3EB3003E" w14:textId="5876AA07" w:rsidR="00905DDA" w:rsidRDefault="00A74C25" w:rsidP="009C0138">
            <w:pPr>
              <w:jc w:val="center"/>
              <w:rPr>
                <w:rFonts w:ascii="Tahoma" w:hAnsi="Tahoma" w:cs="Tahoma"/>
                <w:bCs/>
                <w:sz w:val="14"/>
                <w:szCs w:val="14"/>
              </w:rPr>
            </w:pPr>
            <w:r>
              <w:rPr>
                <w:rFonts w:ascii="Tahoma" w:hAnsi="Tahoma" w:cs="Tahoma"/>
                <w:bCs/>
                <w:sz w:val="14"/>
                <w:szCs w:val="14"/>
              </w:rPr>
              <w:t>2.79%</w:t>
            </w:r>
          </w:p>
        </w:tc>
      </w:tr>
      <w:tr w:rsidR="00905DDA" w:rsidRPr="00501417" w14:paraId="669FF224" w14:textId="741D2F60" w:rsidTr="0026404E">
        <w:trPr>
          <w:jc w:val="center"/>
        </w:trPr>
        <w:tc>
          <w:tcPr>
            <w:tcW w:w="1298" w:type="dxa"/>
          </w:tcPr>
          <w:p w14:paraId="35C40352" w14:textId="77777777" w:rsidR="00905DDA" w:rsidRPr="00501417" w:rsidRDefault="00905DDA" w:rsidP="009C0138">
            <w:pPr>
              <w:jc w:val="center"/>
              <w:rPr>
                <w:rFonts w:ascii="Tahoma" w:hAnsi="Tahoma" w:cs="Tahoma"/>
                <w:bCs/>
                <w:sz w:val="14"/>
                <w:szCs w:val="14"/>
              </w:rPr>
            </w:pPr>
            <w:r w:rsidRPr="00501417">
              <w:rPr>
                <w:rFonts w:ascii="Tahoma" w:hAnsi="Tahoma" w:cs="Tahoma"/>
                <w:bCs/>
                <w:sz w:val="14"/>
                <w:szCs w:val="14"/>
              </w:rPr>
              <w:t>April</w:t>
            </w:r>
          </w:p>
        </w:tc>
        <w:tc>
          <w:tcPr>
            <w:tcW w:w="1321" w:type="dxa"/>
          </w:tcPr>
          <w:p w14:paraId="2650036B" w14:textId="27A8BC80" w:rsidR="00905DDA" w:rsidRDefault="00905DDA" w:rsidP="009C0138">
            <w:pPr>
              <w:jc w:val="center"/>
              <w:rPr>
                <w:rFonts w:ascii="Tahoma" w:hAnsi="Tahoma" w:cs="Tahoma"/>
                <w:bCs/>
                <w:sz w:val="14"/>
                <w:szCs w:val="14"/>
              </w:rPr>
            </w:pPr>
            <w:r>
              <w:rPr>
                <w:rFonts w:ascii="Tahoma" w:hAnsi="Tahoma" w:cs="Tahoma"/>
                <w:bCs/>
                <w:sz w:val="14"/>
                <w:szCs w:val="14"/>
              </w:rPr>
              <w:t>22.96%</w:t>
            </w:r>
          </w:p>
        </w:tc>
        <w:tc>
          <w:tcPr>
            <w:tcW w:w="1321" w:type="dxa"/>
          </w:tcPr>
          <w:p w14:paraId="063A1D69" w14:textId="50BDAD00" w:rsidR="00905DDA" w:rsidRDefault="00A74C25" w:rsidP="009C0138">
            <w:pPr>
              <w:jc w:val="center"/>
              <w:rPr>
                <w:rFonts w:ascii="Tahoma" w:hAnsi="Tahoma" w:cs="Tahoma"/>
                <w:bCs/>
                <w:sz w:val="14"/>
                <w:szCs w:val="14"/>
              </w:rPr>
            </w:pPr>
            <w:r>
              <w:rPr>
                <w:rFonts w:ascii="Tahoma" w:hAnsi="Tahoma" w:cs="Tahoma"/>
                <w:bCs/>
                <w:sz w:val="14"/>
                <w:szCs w:val="14"/>
              </w:rPr>
              <w:t>-28.30%</w:t>
            </w:r>
          </w:p>
        </w:tc>
        <w:tc>
          <w:tcPr>
            <w:tcW w:w="1321" w:type="dxa"/>
          </w:tcPr>
          <w:p w14:paraId="1EAF6273" w14:textId="77777777" w:rsidR="00905DDA" w:rsidRDefault="00905DDA" w:rsidP="009C0138">
            <w:pPr>
              <w:jc w:val="center"/>
              <w:rPr>
                <w:rFonts w:ascii="Tahoma" w:hAnsi="Tahoma" w:cs="Tahoma"/>
                <w:bCs/>
                <w:sz w:val="14"/>
                <w:szCs w:val="14"/>
              </w:rPr>
            </w:pPr>
          </w:p>
        </w:tc>
      </w:tr>
      <w:tr w:rsidR="00905DDA" w:rsidRPr="00501417" w14:paraId="06EF9A1B" w14:textId="496090E5" w:rsidTr="0026404E">
        <w:trPr>
          <w:jc w:val="center"/>
        </w:trPr>
        <w:tc>
          <w:tcPr>
            <w:tcW w:w="1298" w:type="dxa"/>
          </w:tcPr>
          <w:p w14:paraId="211939DA" w14:textId="77777777" w:rsidR="00905DDA" w:rsidRPr="00501417" w:rsidRDefault="00905DDA" w:rsidP="009C0138">
            <w:pPr>
              <w:jc w:val="center"/>
              <w:rPr>
                <w:rFonts w:ascii="Tahoma" w:hAnsi="Tahoma" w:cs="Tahoma"/>
                <w:bCs/>
                <w:sz w:val="14"/>
                <w:szCs w:val="14"/>
              </w:rPr>
            </w:pPr>
            <w:r w:rsidRPr="00501417">
              <w:rPr>
                <w:rFonts w:ascii="Tahoma" w:hAnsi="Tahoma" w:cs="Tahoma"/>
                <w:bCs/>
                <w:sz w:val="14"/>
                <w:szCs w:val="14"/>
              </w:rPr>
              <w:t>May</w:t>
            </w:r>
          </w:p>
        </w:tc>
        <w:tc>
          <w:tcPr>
            <w:tcW w:w="1321" w:type="dxa"/>
          </w:tcPr>
          <w:p w14:paraId="60B47B6B" w14:textId="72C48207" w:rsidR="00905DDA" w:rsidRDefault="00905DDA" w:rsidP="009C0138">
            <w:pPr>
              <w:jc w:val="center"/>
              <w:rPr>
                <w:rFonts w:ascii="Tahoma" w:hAnsi="Tahoma" w:cs="Tahoma"/>
                <w:bCs/>
                <w:sz w:val="14"/>
                <w:szCs w:val="14"/>
              </w:rPr>
            </w:pPr>
            <w:r>
              <w:rPr>
                <w:rFonts w:ascii="Tahoma" w:hAnsi="Tahoma" w:cs="Tahoma"/>
                <w:bCs/>
                <w:sz w:val="14"/>
                <w:szCs w:val="14"/>
              </w:rPr>
              <w:t>15.24%</w:t>
            </w:r>
          </w:p>
        </w:tc>
        <w:tc>
          <w:tcPr>
            <w:tcW w:w="1321" w:type="dxa"/>
          </w:tcPr>
          <w:p w14:paraId="1CDFA7B6" w14:textId="68CC5D18" w:rsidR="00905DDA" w:rsidRDefault="00A74C25" w:rsidP="009C0138">
            <w:pPr>
              <w:jc w:val="center"/>
              <w:rPr>
                <w:rFonts w:ascii="Tahoma" w:hAnsi="Tahoma" w:cs="Tahoma"/>
                <w:bCs/>
                <w:sz w:val="14"/>
                <w:szCs w:val="14"/>
              </w:rPr>
            </w:pPr>
            <w:r>
              <w:rPr>
                <w:rFonts w:ascii="Tahoma" w:hAnsi="Tahoma" w:cs="Tahoma"/>
                <w:bCs/>
                <w:sz w:val="14"/>
                <w:szCs w:val="14"/>
              </w:rPr>
              <w:t>-31.74%</w:t>
            </w:r>
          </w:p>
        </w:tc>
        <w:tc>
          <w:tcPr>
            <w:tcW w:w="1321" w:type="dxa"/>
          </w:tcPr>
          <w:p w14:paraId="18A38719" w14:textId="77777777" w:rsidR="00905DDA" w:rsidRDefault="00905DDA" w:rsidP="009C0138">
            <w:pPr>
              <w:jc w:val="center"/>
              <w:rPr>
                <w:rFonts w:ascii="Tahoma" w:hAnsi="Tahoma" w:cs="Tahoma"/>
                <w:bCs/>
                <w:sz w:val="14"/>
                <w:szCs w:val="14"/>
              </w:rPr>
            </w:pPr>
          </w:p>
        </w:tc>
      </w:tr>
      <w:tr w:rsidR="00905DDA" w:rsidRPr="00501417" w14:paraId="3169F2B9" w14:textId="54827EC1" w:rsidTr="0026404E">
        <w:trPr>
          <w:jc w:val="center"/>
        </w:trPr>
        <w:tc>
          <w:tcPr>
            <w:tcW w:w="1298" w:type="dxa"/>
          </w:tcPr>
          <w:p w14:paraId="30F7B64E" w14:textId="77777777" w:rsidR="00905DDA" w:rsidRPr="00501417" w:rsidRDefault="00905DDA" w:rsidP="009C0138">
            <w:pPr>
              <w:jc w:val="center"/>
              <w:rPr>
                <w:rFonts w:ascii="Tahoma" w:hAnsi="Tahoma" w:cs="Tahoma"/>
                <w:bCs/>
                <w:sz w:val="14"/>
                <w:szCs w:val="14"/>
              </w:rPr>
            </w:pPr>
            <w:r w:rsidRPr="00501417">
              <w:rPr>
                <w:rFonts w:ascii="Tahoma" w:hAnsi="Tahoma" w:cs="Tahoma"/>
                <w:bCs/>
                <w:sz w:val="14"/>
                <w:szCs w:val="14"/>
              </w:rPr>
              <w:t>June</w:t>
            </w:r>
          </w:p>
        </w:tc>
        <w:tc>
          <w:tcPr>
            <w:tcW w:w="1321" w:type="dxa"/>
          </w:tcPr>
          <w:p w14:paraId="143E3452" w14:textId="3E8164B0" w:rsidR="00905DDA" w:rsidRDefault="00905DDA" w:rsidP="009C0138">
            <w:pPr>
              <w:jc w:val="center"/>
              <w:rPr>
                <w:rFonts w:ascii="Tahoma" w:hAnsi="Tahoma" w:cs="Tahoma"/>
                <w:bCs/>
                <w:sz w:val="14"/>
                <w:szCs w:val="14"/>
              </w:rPr>
            </w:pPr>
            <w:r>
              <w:rPr>
                <w:rFonts w:ascii="Tahoma" w:hAnsi="Tahoma" w:cs="Tahoma"/>
                <w:bCs/>
                <w:sz w:val="14"/>
                <w:szCs w:val="14"/>
              </w:rPr>
              <w:t>6.11%</w:t>
            </w:r>
          </w:p>
        </w:tc>
        <w:tc>
          <w:tcPr>
            <w:tcW w:w="1321" w:type="dxa"/>
          </w:tcPr>
          <w:p w14:paraId="4A33B083" w14:textId="2541BB49" w:rsidR="00905DDA" w:rsidRDefault="00A74C25" w:rsidP="009C0138">
            <w:pPr>
              <w:jc w:val="center"/>
              <w:rPr>
                <w:rFonts w:ascii="Tahoma" w:hAnsi="Tahoma" w:cs="Tahoma"/>
                <w:bCs/>
                <w:sz w:val="14"/>
                <w:szCs w:val="14"/>
              </w:rPr>
            </w:pPr>
            <w:r>
              <w:rPr>
                <w:rFonts w:ascii="Tahoma" w:hAnsi="Tahoma" w:cs="Tahoma"/>
                <w:bCs/>
                <w:sz w:val="14"/>
                <w:szCs w:val="14"/>
              </w:rPr>
              <w:t>-40.74%</w:t>
            </w:r>
          </w:p>
        </w:tc>
        <w:tc>
          <w:tcPr>
            <w:tcW w:w="1321" w:type="dxa"/>
          </w:tcPr>
          <w:p w14:paraId="2D45A68E" w14:textId="77777777" w:rsidR="00905DDA" w:rsidRDefault="00905DDA" w:rsidP="009C0138">
            <w:pPr>
              <w:jc w:val="center"/>
              <w:rPr>
                <w:rFonts w:ascii="Tahoma" w:hAnsi="Tahoma" w:cs="Tahoma"/>
                <w:bCs/>
                <w:sz w:val="14"/>
                <w:szCs w:val="14"/>
              </w:rPr>
            </w:pPr>
          </w:p>
        </w:tc>
      </w:tr>
      <w:tr w:rsidR="00905DDA" w:rsidRPr="00501417" w14:paraId="6B680711" w14:textId="64135366" w:rsidTr="0026404E">
        <w:trPr>
          <w:jc w:val="center"/>
        </w:trPr>
        <w:tc>
          <w:tcPr>
            <w:tcW w:w="1298" w:type="dxa"/>
          </w:tcPr>
          <w:p w14:paraId="4891813E" w14:textId="77777777" w:rsidR="00905DDA" w:rsidRPr="00501417" w:rsidRDefault="00905DDA" w:rsidP="009C0138">
            <w:pPr>
              <w:jc w:val="center"/>
              <w:rPr>
                <w:rFonts w:ascii="Tahoma" w:hAnsi="Tahoma" w:cs="Tahoma"/>
                <w:bCs/>
                <w:sz w:val="14"/>
                <w:szCs w:val="14"/>
              </w:rPr>
            </w:pPr>
            <w:r w:rsidRPr="00501417">
              <w:rPr>
                <w:rFonts w:ascii="Tahoma" w:hAnsi="Tahoma" w:cs="Tahoma"/>
                <w:bCs/>
                <w:sz w:val="14"/>
                <w:szCs w:val="14"/>
              </w:rPr>
              <w:t>July</w:t>
            </w:r>
          </w:p>
        </w:tc>
        <w:tc>
          <w:tcPr>
            <w:tcW w:w="1321" w:type="dxa"/>
          </w:tcPr>
          <w:p w14:paraId="44682BE0" w14:textId="316294D4" w:rsidR="00905DDA" w:rsidRDefault="00905DDA" w:rsidP="009C0138">
            <w:pPr>
              <w:jc w:val="center"/>
              <w:rPr>
                <w:rFonts w:ascii="Tahoma" w:hAnsi="Tahoma" w:cs="Tahoma"/>
                <w:bCs/>
                <w:sz w:val="14"/>
                <w:szCs w:val="14"/>
              </w:rPr>
            </w:pPr>
            <w:r>
              <w:rPr>
                <w:rFonts w:ascii="Tahoma" w:hAnsi="Tahoma" w:cs="Tahoma"/>
                <w:bCs/>
                <w:sz w:val="14"/>
                <w:szCs w:val="14"/>
              </w:rPr>
              <w:t>15.24%</w:t>
            </w:r>
          </w:p>
        </w:tc>
        <w:tc>
          <w:tcPr>
            <w:tcW w:w="1321" w:type="dxa"/>
          </w:tcPr>
          <w:p w14:paraId="03AB6CE5" w14:textId="47EC7A67" w:rsidR="00905DDA" w:rsidRDefault="00A74C25" w:rsidP="009C0138">
            <w:pPr>
              <w:jc w:val="center"/>
              <w:rPr>
                <w:rFonts w:ascii="Tahoma" w:hAnsi="Tahoma" w:cs="Tahoma"/>
                <w:bCs/>
                <w:sz w:val="14"/>
                <w:szCs w:val="14"/>
              </w:rPr>
            </w:pPr>
            <w:r>
              <w:rPr>
                <w:rFonts w:ascii="Tahoma" w:hAnsi="Tahoma" w:cs="Tahoma"/>
                <w:bCs/>
                <w:sz w:val="14"/>
                <w:szCs w:val="14"/>
              </w:rPr>
              <w:t>-23.34%</w:t>
            </w:r>
          </w:p>
        </w:tc>
        <w:tc>
          <w:tcPr>
            <w:tcW w:w="1321" w:type="dxa"/>
          </w:tcPr>
          <w:p w14:paraId="54736AA3" w14:textId="77777777" w:rsidR="00905DDA" w:rsidRDefault="00905DDA" w:rsidP="009C0138">
            <w:pPr>
              <w:jc w:val="center"/>
              <w:rPr>
                <w:rFonts w:ascii="Tahoma" w:hAnsi="Tahoma" w:cs="Tahoma"/>
                <w:bCs/>
                <w:sz w:val="14"/>
                <w:szCs w:val="14"/>
              </w:rPr>
            </w:pPr>
          </w:p>
        </w:tc>
      </w:tr>
      <w:tr w:rsidR="00905DDA" w:rsidRPr="00501417" w14:paraId="5E8D9E25" w14:textId="6ACECF58" w:rsidTr="0026404E">
        <w:trPr>
          <w:jc w:val="center"/>
        </w:trPr>
        <w:tc>
          <w:tcPr>
            <w:tcW w:w="1298" w:type="dxa"/>
          </w:tcPr>
          <w:p w14:paraId="10E3F716" w14:textId="77777777" w:rsidR="00905DDA" w:rsidRPr="00501417" w:rsidRDefault="00905DDA" w:rsidP="009C0138">
            <w:pPr>
              <w:jc w:val="center"/>
              <w:rPr>
                <w:rFonts w:ascii="Tahoma" w:hAnsi="Tahoma" w:cs="Tahoma"/>
                <w:bCs/>
                <w:sz w:val="14"/>
                <w:szCs w:val="14"/>
              </w:rPr>
            </w:pPr>
            <w:r w:rsidRPr="00501417">
              <w:rPr>
                <w:rFonts w:ascii="Tahoma" w:hAnsi="Tahoma" w:cs="Tahoma"/>
                <w:bCs/>
                <w:sz w:val="14"/>
                <w:szCs w:val="14"/>
              </w:rPr>
              <w:t>August</w:t>
            </w:r>
          </w:p>
        </w:tc>
        <w:tc>
          <w:tcPr>
            <w:tcW w:w="1321" w:type="dxa"/>
          </w:tcPr>
          <w:p w14:paraId="22743122" w14:textId="1399E1CA" w:rsidR="00905DDA" w:rsidRDefault="00905DDA" w:rsidP="009C0138">
            <w:pPr>
              <w:jc w:val="center"/>
              <w:rPr>
                <w:rFonts w:ascii="Tahoma" w:hAnsi="Tahoma" w:cs="Tahoma"/>
                <w:bCs/>
                <w:sz w:val="14"/>
                <w:szCs w:val="14"/>
              </w:rPr>
            </w:pPr>
            <w:r>
              <w:rPr>
                <w:rFonts w:ascii="Tahoma" w:hAnsi="Tahoma" w:cs="Tahoma"/>
                <w:bCs/>
                <w:sz w:val="14"/>
                <w:szCs w:val="14"/>
              </w:rPr>
              <w:t>6.11%</w:t>
            </w:r>
          </w:p>
        </w:tc>
        <w:tc>
          <w:tcPr>
            <w:tcW w:w="1321" w:type="dxa"/>
          </w:tcPr>
          <w:p w14:paraId="7B51A457" w14:textId="6D3FBCD6" w:rsidR="00905DDA" w:rsidRDefault="00A74C25" w:rsidP="009C0138">
            <w:pPr>
              <w:jc w:val="center"/>
              <w:rPr>
                <w:rFonts w:ascii="Tahoma" w:hAnsi="Tahoma" w:cs="Tahoma"/>
                <w:bCs/>
                <w:sz w:val="14"/>
                <w:szCs w:val="14"/>
              </w:rPr>
            </w:pPr>
            <w:r>
              <w:rPr>
                <w:rFonts w:ascii="Tahoma" w:hAnsi="Tahoma" w:cs="Tahoma"/>
                <w:bCs/>
                <w:sz w:val="14"/>
                <w:szCs w:val="14"/>
              </w:rPr>
              <w:t>33.65%</w:t>
            </w:r>
          </w:p>
        </w:tc>
        <w:tc>
          <w:tcPr>
            <w:tcW w:w="1321" w:type="dxa"/>
          </w:tcPr>
          <w:p w14:paraId="1AF564E6" w14:textId="77777777" w:rsidR="00905DDA" w:rsidRDefault="00905DDA" w:rsidP="009C0138">
            <w:pPr>
              <w:jc w:val="center"/>
              <w:rPr>
                <w:rFonts w:ascii="Tahoma" w:hAnsi="Tahoma" w:cs="Tahoma"/>
                <w:bCs/>
                <w:sz w:val="14"/>
                <w:szCs w:val="14"/>
              </w:rPr>
            </w:pPr>
          </w:p>
        </w:tc>
      </w:tr>
      <w:tr w:rsidR="00905DDA" w:rsidRPr="00501417" w14:paraId="7D101855" w14:textId="532C7DD5" w:rsidTr="0026404E">
        <w:trPr>
          <w:jc w:val="center"/>
        </w:trPr>
        <w:tc>
          <w:tcPr>
            <w:tcW w:w="1298" w:type="dxa"/>
          </w:tcPr>
          <w:p w14:paraId="79F8E581" w14:textId="77777777" w:rsidR="00905DDA" w:rsidRPr="00501417" w:rsidRDefault="00905DDA" w:rsidP="009C0138">
            <w:pPr>
              <w:jc w:val="center"/>
              <w:rPr>
                <w:rFonts w:ascii="Tahoma" w:hAnsi="Tahoma" w:cs="Tahoma"/>
                <w:bCs/>
                <w:sz w:val="14"/>
                <w:szCs w:val="14"/>
              </w:rPr>
            </w:pPr>
            <w:r w:rsidRPr="00501417">
              <w:rPr>
                <w:rFonts w:ascii="Tahoma" w:hAnsi="Tahoma" w:cs="Tahoma"/>
                <w:bCs/>
                <w:sz w:val="14"/>
                <w:szCs w:val="14"/>
              </w:rPr>
              <w:t>September</w:t>
            </w:r>
          </w:p>
        </w:tc>
        <w:tc>
          <w:tcPr>
            <w:tcW w:w="1321" w:type="dxa"/>
          </w:tcPr>
          <w:p w14:paraId="6CB87FEA" w14:textId="2AC7BD0C" w:rsidR="00905DDA" w:rsidRDefault="00905DDA" w:rsidP="009C0138">
            <w:pPr>
              <w:jc w:val="center"/>
              <w:rPr>
                <w:rFonts w:ascii="Tahoma" w:hAnsi="Tahoma" w:cs="Tahoma"/>
                <w:bCs/>
                <w:sz w:val="14"/>
                <w:szCs w:val="14"/>
              </w:rPr>
            </w:pPr>
            <w:r>
              <w:rPr>
                <w:rFonts w:ascii="Tahoma" w:hAnsi="Tahoma" w:cs="Tahoma"/>
                <w:bCs/>
                <w:sz w:val="14"/>
                <w:szCs w:val="14"/>
              </w:rPr>
              <w:t>6.62%</w:t>
            </w:r>
          </w:p>
        </w:tc>
        <w:tc>
          <w:tcPr>
            <w:tcW w:w="1321" w:type="dxa"/>
          </w:tcPr>
          <w:p w14:paraId="4516AC1A" w14:textId="75DA5C90" w:rsidR="00905DDA" w:rsidRDefault="00A74C25" w:rsidP="009C0138">
            <w:pPr>
              <w:jc w:val="center"/>
              <w:rPr>
                <w:rFonts w:ascii="Tahoma" w:hAnsi="Tahoma" w:cs="Tahoma"/>
                <w:bCs/>
                <w:sz w:val="14"/>
                <w:szCs w:val="14"/>
              </w:rPr>
            </w:pPr>
            <w:r>
              <w:rPr>
                <w:rFonts w:ascii="Tahoma" w:hAnsi="Tahoma" w:cs="Tahoma"/>
                <w:bCs/>
                <w:sz w:val="14"/>
                <w:szCs w:val="14"/>
              </w:rPr>
              <w:t>-48.12%</w:t>
            </w:r>
          </w:p>
        </w:tc>
        <w:tc>
          <w:tcPr>
            <w:tcW w:w="1321" w:type="dxa"/>
          </w:tcPr>
          <w:p w14:paraId="6CE429A5" w14:textId="77777777" w:rsidR="00905DDA" w:rsidRDefault="00905DDA" w:rsidP="009C0138">
            <w:pPr>
              <w:jc w:val="center"/>
              <w:rPr>
                <w:rFonts w:ascii="Tahoma" w:hAnsi="Tahoma" w:cs="Tahoma"/>
                <w:bCs/>
                <w:sz w:val="14"/>
                <w:szCs w:val="14"/>
              </w:rPr>
            </w:pPr>
          </w:p>
        </w:tc>
      </w:tr>
      <w:tr w:rsidR="00905DDA" w:rsidRPr="00501417" w14:paraId="14B5B2E0" w14:textId="081E93E9" w:rsidTr="0026404E">
        <w:trPr>
          <w:jc w:val="center"/>
        </w:trPr>
        <w:tc>
          <w:tcPr>
            <w:tcW w:w="1298" w:type="dxa"/>
          </w:tcPr>
          <w:p w14:paraId="6D827D79" w14:textId="77777777" w:rsidR="00905DDA" w:rsidRPr="00501417" w:rsidRDefault="00905DDA" w:rsidP="009C0138">
            <w:pPr>
              <w:jc w:val="center"/>
              <w:rPr>
                <w:rFonts w:ascii="Tahoma" w:hAnsi="Tahoma" w:cs="Tahoma"/>
                <w:bCs/>
                <w:sz w:val="14"/>
                <w:szCs w:val="14"/>
              </w:rPr>
            </w:pPr>
            <w:r w:rsidRPr="00501417">
              <w:rPr>
                <w:rFonts w:ascii="Tahoma" w:hAnsi="Tahoma" w:cs="Tahoma"/>
                <w:bCs/>
                <w:sz w:val="14"/>
                <w:szCs w:val="14"/>
              </w:rPr>
              <w:t>October</w:t>
            </w:r>
          </w:p>
        </w:tc>
        <w:tc>
          <w:tcPr>
            <w:tcW w:w="1321" w:type="dxa"/>
          </w:tcPr>
          <w:p w14:paraId="2D0E328A" w14:textId="2139305C" w:rsidR="00905DDA" w:rsidRDefault="00905DDA" w:rsidP="009C0138">
            <w:pPr>
              <w:jc w:val="center"/>
              <w:rPr>
                <w:rFonts w:ascii="Tahoma" w:hAnsi="Tahoma" w:cs="Tahoma"/>
                <w:bCs/>
                <w:sz w:val="14"/>
                <w:szCs w:val="14"/>
              </w:rPr>
            </w:pPr>
            <w:r>
              <w:rPr>
                <w:rFonts w:ascii="Tahoma" w:hAnsi="Tahoma" w:cs="Tahoma"/>
                <w:bCs/>
                <w:sz w:val="14"/>
                <w:szCs w:val="14"/>
              </w:rPr>
              <w:t>-39.04%</w:t>
            </w:r>
          </w:p>
        </w:tc>
        <w:tc>
          <w:tcPr>
            <w:tcW w:w="1321" w:type="dxa"/>
          </w:tcPr>
          <w:p w14:paraId="3DD9FF79" w14:textId="58DD14D5" w:rsidR="00905DDA" w:rsidRDefault="00A74C25" w:rsidP="009C0138">
            <w:pPr>
              <w:jc w:val="center"/>
              <w:rPr>
                <w:rFonts w:ascii="Tahoma" w:hAnsi="Tahoma" w:cs="Tahoma"/>
                <w:bCs/>
                <w:sz w:val="14"/>
                <w:szCs w:val="14"/>
              </w:rPr>
            </w:pPr>
            <w:r>
              <w:rPr>
                <w:rFonts w:ascii="Tahoma" w:hAnsi="Tahoma" w:cs="Tahoma"/>
                <w:bCs/>
                <w:sz w:val="14"/>
                <w:szCs w:val="14"/>
              </w:rPr>
              <w:t>-28.40%</w:t>
            </w:r>
          </w:p>
        </w:tc>
        <w:tc>
          <w:tcPr>
            <w:tcW w:w="1321" w:type="dxa"/>
          </w:tcPr>
          <w:p w14:paraId="181CF397" w14:textId="77777777" w:rsidR="00905DDA" w:rsidRDefault="00905DDA" w:rsidP="009C0138">
            <w:pPr>
              <w:jc w:val="center"/>
              <w:rPr>
                <w:rFonts w:ascii="Tahoma" w:hAnsi="Tahoma" w:cs="Tahoma"/>
                <w:bCs/>
                <w:sz w:val="14"/>
                <w:szCs w:val="14"/>
              </w:rPr>
            </w:pPr>
          </w:p>
        </w:tc>
      </w:tr>
      <w:tr w:rsidR="00905DDA" w:rsidRPr="00501417" w14:paraId="7771DBFA" w14:textId="29B9A633" w:rsidTr="0026404E">
        <w:trPr>
          <w:jc w:val="center"/>
        </w:trPr>
        <w:tc>
          <w:tcPr>
            <w:tcW w:w="1298" w:type="dxa"/>
          </w:tcPr>
          <w:p w14:paraId="199C0495" w14:textId="77777777" w:rsidR="00905DDA" w:rsidRPr="00501417" w:rsidRDefault="00905DDA" w:rsidP="009C0138">
            <w:pPr>
              <w:jc w:val="center"/>
              <w:rPr>
                <w:rFonts w:ascii="Tahoma" w:hAnsi="Tahoma" w:cs="Tahoma"/>
                <w:bCs/>
                <w:sz w:val="14"/>
                <w:szCs w:val="14"/>
              </w:rPr>
            </w:pPr>
            <w:r w:rsidRPr="00501417">
              <w:rPr>
                <w:rFonts w:ascii="Tahoma" w:hAnsi="Tahoma" w:cs="Tahoma"/>
                <w:bCs/>
                <w:sz w:val="14"/>
                <w:szCs w:val="14"/>
              </w:rPr>
              <w:t>November</w:t>
            </w:r>
          </w:p>
        </w:tc>
        <w:tc>
          <w:tcPr>
            <w:tcW w:w="1321" w:type="dxa"/>
          </w:tcPr>
          <w:p w14:paraId="4C29B782" w14:textId="5B3DE157" w:rsidR="00905DDA" w:rsidRDefault="00905DDA" w:rsidP="009C0138">
            <w:pPr>
              <w:jc w:val="center"/>
              <w:rPr>
                <w:rFonts w:ascii="Tahoma" w:hAnsi="Tahoma" w:cs="Tahoma"/>
                <w:bCs/>
                <w:sz w:val="14"/>
                <w:szCs w:val="14"/>
              </w:rPr>
            </w:pPr>
            <w:r>
              <w:rPr>
                <w:rFonts w:ascii="Tahoma" w:hAnsi="Tahoma" w:cs="Tahoma"/>
                <w:bCs/>
                <w:sz w:val="14"/>
                <w:szCs w:val="14"/>
              </w:rPr>
              <w:t>8.08%</w:t>
            </w:r>
          </w:p>
        </w:tc>
        <w:tc>
          <w:tcPr>
            <w:tcW w:w="1321" w:type="dxa"/>
          </w:tcPr>
          <w:p w14:paraId="52AA57CE" w14:textId="56282D6B" w:rsidR="00905DDA" w:rsidRDefault="00A74C25" w:rsidP="009C0138">
            <w:pPr>
              <w:jc w:val="center"/>
              <w:rPr>
                <w:rFonts w:ascii="Tahoma" w:hAnsi="Tahoma" w:cs="Tahoma"/>
                <w:bCs/>
                <w:sz w:val="14"/>
                <w:szCs w:val="14"/>
              </w:rPr>
            </w:pPr>
            <w:r>
              <w:rPr>
                <w:rFonts w:ascii="Tahoma" w:hAnsi="Tahoma" w:cs="Tahoma"/>
                <w:bCs/>
                <w:sz w:val="14"/>
                <w:szCs w:val="14"/>
              </w:rPr>
              <w:t>49.47%</w:t>
            </w:r>
          </w:p>
        </w:tc>
        <w:tc>
          <w:tcPr>
            <w:tcW w:w="1321" w:type="dxa"/>
          </w:tcPr>
          <w:p w14:paraId="5229AACC" w14:textId="77777777" w:rsidR="00905DDA" w:rsidRDefault="00905DDA" w:rsidP="009C0138">
            <w:pPr>
              <w:jc w:val="center"/>
              <w:rPr>
                <w:rFonts w:ascii="Tahoma" w:hAnsi="Tahoma" w:cs="Tahoma"/>
                <w:bCs/>
                <w:sz w:val="14"/>
                <w:szCs w:val="14"/>
              </w:rPr>
            </w:pPr>
          </w:p>
        </w:tc>
      </w:tr>
      <w:tr w:rsidR="00905DDA" w:rsidRPr="00501417" w14:paraId="3DAE4523" w14:textId="238A3DC3" w:rsidTr="0026404E">
        <w:trPr>
          <w:jc w:val="center"/>
        </w:trPr>
        <w:tc>
          <w:tcPr>
            <w:tcW w:w="1298" w:type="dxa"/>
          </w:tcPr>
          <w:p w14:paraId="661107AB" w14:textId="77777777" w:rsidR="00905DDA" w:rsidRPr="00501417" w:rsidRDefault="00905DDA" w:rsidP="009C0138">
            <w:pPr>
              <w:jc w:val="center"/>
              <w:rPr>
                <w:rFonts w:ascii="Tahoma" w:hAnsi="Tahoma" w:cs="Tahoma"/>
                <w:bCs/>
                <w:sz w:val="14"/>
                <w:szCs w:val="14"/>
              </w:rPr>
            </w:pPr>
            <w:r w:rsidRPr="00501417">
              <w:rPr>
                <w:rFonts w:ascii="Tahoma" w:hAnsi="Tahoma" w:cs="Tahoma"/>
                <w:bCs/>
                <w:sz w:val="14"/>
                <w:szCs w:val="14"/>
              </w:rPr>
              <w:t>December</w:t>
            </w:r>
          </w:p>
        </w:tc>
        <w:tc>
          <w:tcPr>
            <w:tcW w:w="1321" w:type="dxa"/>
          </w:tcPr>
          <w:p w14:paraId="390987DF" w14:textId="4FA1F755" w:rsidR="00905DDA" w:rsidRDefault="00905DDA" w:rsidP="009C0138">
            <w:pPr>
              <w:jc w:val="center"/>
              <w:rPr>
                <w:rFonts w:ascii="Tahoma" w:hAnsi="Tahoma" w:cs="Tahoma"/>
                <w:bCs/>
                <w:sz w:val="14"/>
                <w:szCs w:val="14"/>
              </w:rPr>
            </w:pPr>
            <w:r>
              <w:rPr>
                <w:rFonts w:ascii="Tahoma" w:hAnsi="Tahoma" w:cs="Tahoma"/>
                <w:bCs/>
                <w:sz w:val="14"/>
                <w:szCs w:val="14"/>
              </w:rPr>
              <w:t>-13.85%</w:t>
            </w:r>
          </w:p>
        </w:tc>
        <w:tc>
          <w:tcPr>
            <w:tcW w:w="1321" w:type="dxa"/>
          </w:tcPr>
          <w:p w14:paraId="0AA821A5" w14:textId="1A9E9B83" w:rsidR="00905DDA" w:rsidRDefault="00A74C25" w:rsidP="009C0138">
            <w:pPr>
              <w:jc w:val="center"/>
              <w:rPr>
                <w:rFonts w:ascii="Tahoma" w:hAnsi="Tahoma" w:cs="Tahoma"/>
                <w:bCs/>
                <w:sz w:val="14"/>
                <w:szCs w:val="14"/>
              </w:rPr>
            </w:pPr>
            <w:r>
              <w:rPr>
                <w:rFonts w:ascii="Tahoma" w:hAnsi="Tahoma" w:cs="Tahoma"/>
                <w:bCs/>
                <w:sz w:val="14"/>
                <w:szCs w:val="14"/>
              </w:rPr>
              <w:t>-11.84%</w:t>
            </w:r>
          </w:p>
        </w:tc>
        <w:tc>
          <w:tcPr>
            <w:tcW w:w="1321" w:type="dxa"/>
          </w:tcPr>
          <w:p w14:paraId="097019AA" w14:textId="77777777" w:rsidR="00905DDA" w:rsidRDefault="00905DDA" w:rsidP="009C0138">
            <w:pPr>
              <w:jc w:val="center"/>
              <w:rPr>
                <w:rFonts w:ascii="Tahoma" w:hAnsi="Tahoma" w:cs="Tahoma"/>
                <w:bCs/>
                <w:sz w:val="14"/>
                <w:szCs w:val="14"/>
              </w:rPr>
            </w:pPr>
          </w:p>
        </w:tc>
      </w:tr>
      <w:tr w:rsidR="00905DDA" w:rsidRPr="00501417" w14:paraId="1D1F684A" w14:textId="2C954E99" w:rsidTr="0026404E">
        <w:trPr>
          <w:jc w:val="center"/>
        </w:trPr>
        <w:tc>
          <w:tcPr>
            <w:tcW w:w="1298" w:type="dxa"/>
          </w:tcPr>
          <w:p w14:paraId="619F225C" w14:textId="77777777" w:rsidR="00905DDA" w:rsidRPr="00501417" w:rsidRDefault="00905DDA" w:rsidP="009C0138">
            <w:pPr>
              <w:jc w:val="center"/>
              <w:rPr>
                <w:rFonts w:ascii="Tahoma" w:hAnsi="Tahoma" w:cs="Tahoma"/>
                <w:b/>
                <w:bCs/>
                <w:sz w:val="14"/>
                <w:szCs w:val="14"/>
              </w:rPr>
            </w:pPr>
            <w:r w:rsidRPr="00501417">
              <w:rPr>
                <w:rFonts w:ascii="Tahoma" w:hAnsi="Tahoma" w:cs="Tahoma"/>
                <w:b/>
                <w:bCs/>
                <w:sz w:val="14"/>
                <w:szCs w:val="14"/>
              </w:rPr>
              <w:t xml:space="preserve">    YEAR</w:t>
            </w:r>
          </w:p>
        </w:tc>
        <w:tc>
          <w:tcPr>
            <w:tcW w:w="1321" w:type="dxa"/>
          </w:tcPr>
          <w:p w14:paraId="46649E72" w14:textId="101A446B" w:rsidR="00905DDA" w:rsidRDefault="00905DDA" w:rsidP="009C0138">
            <w:pPr>
              <w:jc w:val="center"/>
              <w:rPr>
                <w:b/>
                <w:bCs/>
                <w:sz w:val="14"/>
                <w:szCs w:val="14"/>
              </w:rPr>
            </w:pPr>
            <w:r>
              <w:rPr>
                <w:b/>
                <w:bCs/>
                <w:sz w:val="14"/>
                <w:szCs w:val="14"/>
              </w:rPr>
              <w:t>28.26%</w:t>
            </w:r>
          </w:p>
        </w:tc>
        <w:tc>
          <w:tcPr>
            <w:tcW w:w="1321" w:type="dxa"/>
          </w:tcPr>
          <w:p w14:paraId="21E96C10" w14:textId="715186E3" w:rsidR="00905DDA" w:rsidRDefault="00A74C25" w:rsidP="009C0138">
            <w:pPr>
              <w:jc w:val="center"/>
              <w:rPr>
                <w:b/>
                <w:bCs/>
                <w:sz w:val="14"/>
                <w:szCs w:val="14"/>
              </w:rPr>
            </w:pPr>
            <w:r>
              <w:rPr>
                <w:b/>
                <w:bCs/>
                <w:sz w:val="14"/>
                <w:szCs w:val="14"/>
              </w:rPr>
              <w:t>-87.17%</w:t>
            </w:r>
          </w:p>
        </w:tc>
        <w:tc>
          <w:tcPr>
            <w:tcW w:w="1321" w:type="dxa"/>
          </w:tcPr>
          <w:p w14:paraId="76F51420" w14:textId="33DDBA1F" w:rsidR="00905DDA" w:rsidRDefault="00A74C25" w:rsidP="009C0138">
            <w:pPr>
              <w:jc w:val="center"/>
              <w:rPr>
                <w:b/>
                <w:bCs/>
                <w:sz w:val="14"/>
                <w:szCs w:val="14"/>
              </w:rPr>
            </w:pPr>
            <w:r>
              <w:rPr>
                <w:b/>
                <w:bCs/>
                <w:sz w:val="14"/>
                <w:szCs w:val="14"/>
              </w:rPr>
              <w:t>-15.86%</w:t>
            </w:r>
          </w:p>
        </w:tc>
      </w:tr>
    </w:tbl>
    <w:p w14:paraId="58F08F6F" w14:textId="77777777" w:rsidR="006F71DC" w:rsidRDefault="006F71DC" w:rsidP="006F71DC">
      <w:pPr>
        <w:pStyle w:val="ListParagraph"/>
        <w:autoSpaceDE w:val="0"/>
        <w:ind w:left="0"/>
        <w:rPr>
          <w:rFonts w:ascii="Arial" w:hAnsi="Arial" w:cs="Arial"/>
          <w:b/>
          <w:bCs/>
          <w:color w:val="000000"/>
          <w:sz w:val="22"/>
          <w:szCs w:val="22"/>
          <w:lang w:eastAsia="en-US"/>
        </w:rPr>
      </w:pPr>
    </w:p>
    <w:p w14:paraId="3C40BFB1" w14:textId="77777777" w:rsidR="006F71DC" w:rsidRDefault="006F71DC" w:rsidP="00766D42">
      <w:pPr>
        <w:rPr>
          <w:rFonts w:ascii="Arial" w:hAnsi="Arial" w:cs="Arial"/>
          <w:sz w:val="22"/>
          <w:szCs w:val="22"/>
        </w:rPr>
      </w:pPr>
    </w:p>
    <w:p w14:paraId="42E5F2F8" w14:textId="7064FEFF" w:rsidR="003C7CD1" w:rsidRPr="00715087" w:rsidRDefault="003C7CD1" w:rsidP="00766D42">
      <w:pPr>
        <w:rPr>
          <w:rFonts w:ascii="Arial" w:hAnsi="Arial" w:cs="Arial"/>
          <w:sz w:val="22"/>
          <w:szCs w:val="22"/>
        </w:rPr>
        <w:sectPr w:rsidR="003C7CD1" w:rsidRPr="00715087" w:rsidSect="00A649B4">
          <w:headerReference w:type="even" r:id="rId28"/>
          <w:headerReference w:type="default" r:id="rId29"/>
          <w:footerReference w:type="even" r:id="rId30"/>
          <w:footerReference w:type="default" r:id="rId31"/>
          <w:headerReference w:type="first" r:id="rId32"/>
          <w:footerReference w:type="first" r:id="rId33"/>
          <w:type w:val="continuous"/>
          <w:pgSz w:w="12240" w:h="15840"/>
          <w:pgMar w:top="2195" w:right="1627" w:bottom="2391" w:left="1627" w:header="1911" w:footer="1911" w:gutter="0"/>
          <w:pgNumType w:fmt="lowerRoman"/>
          <w:cols w:space="720"/>
          <w:docGrid w:linePitch="360"/>
        </w:sectPr>
      </w:pPr>
      <w:r>
        <w:rPr>
          <w:rFonts w:ascii="Arial" w:hAnsi="Arial" w:cs="Arial"/>
          <w:bCs/>
          <w:i/>
          <w:iCs/>
          <w:sz w:val="14"/>
          <w:szCs w:val="14"/>
        </w:rPr>
        <w:t>Performance in the Cycle 13 capsule deviates from Cycle 11 and Cycle 12 due to 1) Lower starting equity and 2) Client desire for a greater risk tolerance</w:t>
      </w:r>
    </w:p>
    <w:p w14:paraId="0AA6DC1A" w14:textId="77777777" w:rsidR="00766D42" w:rsidRDefault="00766D42" w:rsidP="00766D42">
      <w:pPr>
        <w:pageBreakBefore/>
        <w:spacing w:line="276" w:lineRule="auto"/>
        <w:jc w:val="center"/>
        <w:rPr>
          <w:rFonts w:ascii="Arial" w:hAnsi="Arial"/>
          <w:b/>
          <w:sz w:val="26"/>
        </w:rPr>
      </w:pPr>
      <w:r>
        <w:rPr>
          <w:rFonts w:ascii="Arial" w:hAnsi="Arial"/>
          <w:b/>
          <w:sz w:val="26"/>
        </w:rPr>
        <w:lastRenderedPageBreak/>
        <w:t>TAX ASPECTS</w:t>
      </w:r>
    </w:p>
    <w:p w14:paraId="3E569A47" w14:textId="77777777" w:rsidR="00766D42" w:rsidRDefault="00766D42" w:rsidP="00766D42">
      <w:pPr>
        <w:spacing w:line="276" w:lineRule="auto"/>
        <w:rPr>
          <w:rFonts w:ascii="Arial" w:hAnsi="Arial"/>
          <w:sz w:val="22"/>
        </w:rPr>
      </w:pPr>
    </w:p>
    <w:p w14:paraId="1B695E8D" w14:textId="77777777" w:rsidR="00766D42" w:rsidRDefault="00766D42" w:rsidP="00766D42">
      <w:pPr>
        <w:pStyle w:val="BodyTextIndent2"/>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499"/>
          <w:tab w:val="clear" w:pos="8640"/>
        </w:tabs>
        <w:rPr>
          <w:rFonts w:ascii="Arial" w:hAnsi="Arial"/>
        </w:rPr>
      </w:pPr>
      <w:r>
        <w:rPr>
          <w:rFonts w:ascii="Arial" w:hAnsi="Arial"/>
        </w:rPr>
        <w:t>The laws relating to the taxation of trading commodity interests are complex.  There are various federal and state tax consequences associated with trading commodity interests.</w:t>
      </w:r>
    </w:p>
    <w:p w14:paraId="345D0903" w14:textId="77777777" w:rsidR="00766D42" w:rsidRDefault="00766D42" w:rsidP="00766D42">
      <w:pPr>
        <w:spacing w:line="276" w:lineRule="auto"/>
        <w:rPr>
          <w:rFonts w:ascii="Arial" w:hAnsi="Arial"/>
          <w:sz w:val="22"/>
        </w:rPr>
      </w:pPr>
    </w:p>
    <w:p w14:paraId="702F7DFF" w14:textId="77777777" w:rsidR="00766D42" w:rsidRDefault="00766D42" w:rsidP="00766D42">
      <w:pPr>
        <w:pStyle w:val="BodyTextIndent2"/>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499"/>
          <w:tab w:val="clear" w:pos="8640"/>
        </w:tabs>
        <w:rPr>
          <w:rFonts w:ascii="Arial" w:hAnsi="Arial"/>
        </w:rPr>
      </w:pPr>
    </w:p>
    <w:p w14:paraId="69018B88" w14:textId="77777777" w:rsidR="00766D42" w:rsidRDefault="00766D42" w:rsidP="00766D42">
      <w:pPr>
        <w:spacing w:line="276" w:lineRule="auto"/>
        <w:rPr>
          <w:rFonts w:ascii="Arial" w:hAnsi="Arial"/>
          <w:sz w:val="22"/>
        </w:rPr>
      </w:pPr>
    </w:p>
    <w:p w14:paraId="7B52CFD2" w14:textId="77777777" w:rsidR="00766D42" w:rsidRDefault="00766D42" w:rsidP="00766D42">
      <w:pPr>
        <w:spacing w:line="276" w:lineRule="auto"/>
        <w:ind w:firstLine="720"/>
        <w:rPr>
          <w:rFonts w:ascii="Arial" w:hAnsi="Arial"/>
          <w:b/>
          <w:sz w:val="22"/>
        </w:rPr>
      </w:pPr>
      <w:r>
        <w:rPr>
          <w:rFonts w:ascii="Arial" w:hAnsi="Arial"/>
          <w:b/>
          <w:sz w:val="22"/>
        </w:rPr>
        <w:t>PROSPECTIVE CLIENTS SHOULD CONSULT WITH THEIR OWN TAX ADVISERS BEFORE DECIDING WHETHER TO OPEN AN ACCOUNT WITH THE ADVISOR.</w:t>
      </w:r>
    </w:p>
    <w:p w14:paraId="32FBAF50" w14:textId="77777777" w:rsidR="00766D42" w:rsidRDefault="00766D42" w:rsidP="00766D42">
      <w:pPr>
        <w:spacing w:line="276" w:lineRule="auto"/>
        <w:rPr>
          <w:rFonts w:ascii="Arial" w:hAnsi="Arial"/>
          <w:sz w:val="22"/>
        </w:rPr>
      </w:pPr>
    </w:p>
    <w:p w14:paraId="7C816BFF" w14:textId="77777777" w:rsidR="00766D42" w:rsidRDefault="00766D42" w:rsidP="00766D42">
      <w:pPr>
        <w:spacing w:line="276" w:lineRule="auto"/>
        <w:rPr>
          <w:rFonts w:ascii="Arial" w:hAnsi="Arial"/>
          <w:sz w:val="22"/>
        </w:rPr>
      </w:pPr>
    </w:p>
    <w:p w14:paraId="0C1910F9" w14:textId="77777777" w:rsidR="00766D42" w:rsidRDefault="00766D42" w:rsidP="00766D42">
      <w:pPr>
        <w:pStyle w:val="Heading1"/>
        <w:tabs>
          <w:tab w:val="clear" w:pos="4500"/>
          <w:tab w:val="clear" w:pos="8499"/>
          <w:tab w:val="clear" w:pos="8640"/>
        </w:tabs>
        <w:spacing w:line="276" w:lineRule="auto"/>
        <w:rPr>
          <w:sz w:val="22"/>
        </w:rPr>
      </w:pPr>
      <w:bookmarkStart w:id="257" w:name="_Toc36645212"/>
      <w:r>
        <w:rPr>
          <w:sz w:val="26"/>
        </w:rPr>
        <w:t>ADDITIONAL INFORMATION</w:t>
      </w:r>
      <w:bookmarkEnd w:id="257"/>
    </w:p>
    <w:p w14:paraId="38ACD356" w14:textId="77777777" w:rsidR="00766D42" w:rsidRDefault="00766D42" w:rsidP="00766D42">
      <w:pPr>
        <w:spacing w:line="276" w:lineRule="auto"/>
        <w:rPr>
          <w:rFonts w:ascii="Arial" w:hAnsi="Arial"/>
          <w:sz w:val="22"/>
        </w:rPr>
      </w:pPr>
    </w:p>
    <w:p w14:paraId="59344A88" w14:textId="77777777" w:rsidR="00766D42" w:rsidRDefault="00766D42" w:rsidP="00766D42">
      <w:pPr>
        <w:pStyle w:val="BodyTex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ind w:firstLine="720"/>
        <w:rPr>
          <w:rFonts w:ascii="Arial" w:hAnsi="Arial"/>
        </w:rPr>
      </w:pPr>
      <w:r>
        <w:rPr>
          <w:rFonts w:ascii="Arial" w:hAnsi="Arial"/>
        </w:rPr>
        <w:t xml:space="preserve">Additional information about the Advisor and its trading program can be obtained by contacting the Advisor at the address or telephone number appearing on the page </w:t>
      </w:r>
      <w:r w:rsidR="00432631">
        <w:rPr>
          <w:rFonts w:ascii="Arial" w:hAnsi="Arial"/>
        </w:rPr>
        <w:t>6</w:t>
      </w:r>
      <w:r>
        <w:rPr>
          <w:rFonts w:ascii="Arial" w:hAnsi="Arial"/>
        </w:rPr>
        <w:t xml:space="preserve"> of this Disclosure Document.</w:t>
      </w:r>
    </w:p>
    <w:p w14:paraId="461C1767" w14:textId="77777777" w:rsidR="00795AAE" w:rsidRDefault="00795AAE" w:rsidP="00766D42">
      <w:pPr>
        <w:pStyle w:val="BodyTex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ind w:firstLine="720"/>
        <w:rPr>
          <w:rFonts w:ascii="Arial" w:hAnsi="Arial"/>
        </w:rPr>
      </w:pPr>
    </w:p>
    <w:p w14:paraId="3EBA95A5" w14:textId="77777777" w:rsidR="00795AAE" w:rsidRDefault="00795AAE" w:rsidP="00766D42">
      <w:pPr>
        <w:pStyle w:val="BodyTex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ind w:firstLine="720"/>
        <w:rPr>
          <w:rFonts w:ascii="Arial" w:hAnsi="Arial"/>
        </w:rPr>
      </w:pPr>
    </w:p>
    <w:p w14:paraId="170BC2DF" w14:textId="77777777" w:rsidR="00795AAE" w:rsidRDefault="00795AAE" w:rsidP="00766D42">
      <w:pPr>
        <w:pStyle w:val="BodyTex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ind w:firstLine="720"/>
        <w:rPr>
          <w:rFonts w:ascii="Arial" w:hAnsi="Arial"/>
        </w:rPr>
      </w:pPr>
    </w:p>
    <w:p w14:paraId="393F9604" w14:textId="77777777" w:rsidR="00795AAE" w:rsidRDefault="00795AAE" w:rsidP="00766D42">
      <w:pPr>
        <w:pStyle w:val="BodyTex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ind w:firstLine="720"/>
        <w:rPr>
          <w:rFonts w:ascii="Arial" w:hAnsi="Arial"/>
        </w:rPr>
      </w:pPr>
    </w:p>
    <w:p w14:paraId="576AE959" w14:textId="77777777" w:rsidR="00795AAE" w:rsidRDefault="00795AAE" w:rsidP="00766D42">
      <w:pPr>
        <w:pStyle w:val="BodyTex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ind w:firstLine="720"/>
        <w:rPr>
          <w:rFonts w:ascii="Arial" w:hAnsi="Arial"/>
        </w:rPr>
      </w:pPr>
    </w:p>
    <w:p w14:paraId="3B86E9A1" w14:textId="77777777" w:rsidR="00795AAE" w:rsidRDefault="00795AAE" w:rsidP="00766D42">
      <w:pPr>
        <w:pStyle w:val="BodyTex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ind w:firstLine="720"/>
        <w:rPr>
          <w:rFonts w:ascii="Arial" w:hAnsi="Arial"/>
        </w:rPr>
      </w:pPr>
    </w:p>
    <w:p w14:paraId="41BD875A" w14:textId="77777777" w:rsidR="00795AAE" w:rsidRDefault="00795AAE" w:rsidP="00766D42">
      <w:pPr>
        <w:pStyle w:val="BodyTex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ind w:firstLine="720"/>
        <w:rPr>
          <w:rFonts w:ascii="Arial" w:hAnsi="Arial"/>
        </w:rPr>
      </w:pPr>
    </w:p>
    <w:p w14:paraId="1EFE5493" w14:textId="77777777" w:rsidR="00795AAE" w:rsidRDefault="00795AAE" w:rsidP="00766D42">
      <w:pPr>
        <w:pStyle w:val="BodyTex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ind w:firstLine="720"/>
        <w:rPr>
          <w:rFonts w:ascii="Arial" w:hAnsi="Arial"/>
        </w:rPr>
      </w:pPr>
    </w:p>
    <w:p w14:paraId="1DFF4CD1" w14:textId="77777777" w:rsidR="00795AAE" w:rsidRDefault="00795AAE" w:rsidP="00766D42">
      <w:pPr>
        <w:pStyle w:val="BodyTex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ind w:firstLine="720"/>
        <w:rPr>
          <w:rFonts w:ascii="Arial" w:hAnsi="Arial"/>
        </w:rPr>
      </w:pPr>
    </w:p>
    <w:p w14:paraId="6632B75A" w14:textId="77777777" w:rsidR="00795AAE" w:rsidRDefault="00795AAE" w:rsidP="00766D42">
      <w:pPr>
        <w:pStyle w:val="BodyTex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ind w:firstLine="720"/>
        <w:rPr>
          <w:rFonts w:ascii="Arial" w:hAnsi="Arial"/>
        </w:rPr>
      </w:pPr>
    </w:p>
    <w:p w14:paraId="42B0F833" w14:textId="77777777" w:rsidR="00795AAE" w:rsidRDefault="00795AAE" w:rsidP="00766D42">
      <w:pPr>
        <w:pStyle w:val="BodyTex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ind w:firstLine="720"/>
        <w:rPr>
          <w:rFonts w:ascii="Arial" w:hAnsi="Arial"/>
        </w:rPr>
      </w:pPr>
    </w:p>
    <w:p w14:paraId="1A2E83B6" w14:textId="77777777" w:rsidR="00795AAE" w:rsidRDefault="00795AAE" w:rsidP="00766D42">
      <w:pPr>
        <w:pStyle w:val="BodyTex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ind w:firstLine="720"/>
        <w:rPr>
          <w:rFonts w:ascii="Arial" w:hAnsi="Arial"/>
        </w:rPr>
      </w:pPr>
    </w:p>
    <w:p w14:paraId="057FA607" w14:textId="77777777" w:rsidR="00795AAE" w:rsidRDefault="00795AAE" w:rsidP="00766D42">
      <w:pPr>
        <w:pStyle w:val="BodyTex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ind w:firstLine="720"/>
        <w:rPr>
          <w:rFonts w:ascii="Arial" w:hAnsi="Arial"/>
        </w:rPr>
      </w:pPr>
    </w:p>
    <w:p w14:paraId="0D1103E8" w14:textId="77777777" w:rsidR="00795AAE" w:rsidRDefault="00795AAE" w:rsidP="00766D42">
      <w:pPr>
        <w:pStyle w:val="BodyTex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ind w:firstLine="720"/>
        <w:rPr>
          <w:rFonts w:ascii="Arial" w:hAnsi="Arial"/>
        </w:rPr>
      </w:pPr>
    </w:p>
    <w:p w14:paraId="60CF98F2" w14:textId="77777777" w:rsidR="00795AAE" w:rsidRDefault="00795AAE" w:rsidP="00766D42">
      <w:pPr>
        <w:pStyle w:val="BodyTex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ind w:firstLine="720"/>
        <w:rPr>
          <w:rFonts w:ascii="Arial" w:hAnsi="Arial"/>
        </w:rPr>
      </w:pPr>
    </w:p>
    <w:p w14:paraId="172B6890" w14:textId="77777777" w:rsidR="00795AAE" w:rsidRDefault="00795AAE" w:rsidP="00766D42">
      <w:pPr>
        <w:pStyle w:val="BodyTex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ind w:firstLine="720"/>
        <w:rPr>
          <w:rFonts w:ascii="Arial" w:hAnsi="Arial"/>
        </w:rPr>
      </w:pPr>
    </w:p>
    <w:p w14:paraId="77571E52" w14:textId="77777777" w:rsidR="00795AAE" w:rsidRDefault="00795AAE" w:rsidP="00766D42">
      <w:pPr>
        <w:pStyle w:val="BodyTex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ind w:firstLine="720"/>
        <w:rPr>
          <w:rFonts w:ascii="Arial" w:hAnsi="Arial"/>
        </w:rPr>
      </w:pPr>
    </w:p>
    <w:p w14:paraId="643330F7" w14:textId="77777777" w:rsidR="00795AAE" w:rsidRDefault="00795AAE" w:rsidP="00766D42">
      <w:pPr>
        <w:pStyle w:val="BodyTex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ind w:firstLine="720"/>
        <w:rPr>
          <w:rFonts w:ascii="Arial" w:hAnsi="Arial"/>
        </w:rPr>
      </w:pPr>
    </w:p>
    <w:p w14:paraId="1AEA5344" w14:textId="77777777" w:rsidR="00795AAE" w:rsidRDefault="00795AAE" w:rsidP="00766D42">
      <w:pPr>
        <w:pStyle w:val="BodyTex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ind w:firstLine="720"/>
        <w:rPr>
          <w:rFonts w:ascii="Arial" w:hAnsi="Arial"/>
        </w:rPr>
      </w:pPr>
    </w:p>
    <w:p w14:paraId="2A8921E2" w14:textId="77777777" w:rsidR="00795AAE" w:rsidRDefault="00795AAE" w:rsidP="00766D42">
      <w:pPr>
        <w:pStyle w:val="BodyTex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ind w:firstLine="720"/>
        <w:rPr>
          <w:rFonts w:ascii="Arial" w:hAnsi="Arial"/>
        </w:rPr>
      </w:pPr>
    </w:p>
    <w:p w14:paraId="69E5AE32" w14:textId="77777777" w:rsidR="002E383F" w:rsidRPr="00241781" w:rsidRDefault="008B646E" w:rsidP="00241781">
      <w:pPr>
        <w:pStyle w:val="Heading1"/>
        <w:tabs>
          <w:tab w:val="clear" w:pos="4500"/>
          <w:tab w:val="clear" w:pos="8499"/>
          <w:tab w:val="clear" w:pos="8640"/>
        </w:tabs>
        <w:spacing w:line="480" w:lineRule="auto"/>
        <w:rPr>
          <w:sz w:val="26"/>
        </w:rPr>
      </w:pPr>
      <w:bookmarkStart w:id="258" w:name="_Toc36645213"/>
      <w:r w:rsidRPr="008B646E">
        <w:rPr>
          <w:sz w:val="26"/>
        </w:rPr>
        <w:lastRenderedPageBreak/>
        <w:t>ACKNOWLEDGMENT OF RECEIPT OF DISCLOSURE DOCUMENT</w:t>
      </w:r>
      <w:bookmarkEnd w:id="258"/>
    </w:p>
    <w:p w14:paraId="2B589EDD" w14:textId="77777777" w:rsidR="00766D42" w:rsidRDefault="00766D42" w:rsidP="00766D42">
      <w:pPr>
        <w:pStyle w:val="BodyTex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center"/>
        <w:rPr>
          <w:rFonts w:ascii="Arial" w:hAnsi="Arial"/>
          <w:b/>
          <w:bCs/>
        </w:rPr>
      </w:pPr>
    </w:p>
    <w:p w14:paraId="01D350F1" w14:textId="77777777" w:rsidR="00766D42" w:rsidRDefault="00766D42" w:rsidP="00766D42">
      <w:pPr>
        <w:pStyle w:val="BodyTex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rPr>
          <w:rFonts w:ascii="Arial" w:hAnsi="Arial"/>
        </w:rPr>
      </w:pPr>
      <w:r>
        <w:rPr>
          <w:rFonts w:ascii="Arial" w:hAnsi="Arial"/>
        </w:rPr>
        <w:t xml:space="preserve">The following Client(s) or entity, hereby acknowledges receipt of the Disclosure Document of </w:t>
      </w:r>
      <w:r w:rsidR="007D76E2">
        <w:rPr>
          <w:rFonts w:ascii="Arial" w:hAnsi="Arial"/>
        </w:rPr>
        <w:t>Ryan DeGaris, CTA</w:t>
      </w:r>
      <w:r>
        <w:rPr>
          <w:rFonts w:ascii="Arial" w:hAnsi="Arial"/>
        </w:rPr>
        <w:t>.</w:t>
      </w:r>
    </w:p>
    <w:p w14:paraId="22D4DA0F" w14:textId="77777777" w:rsidR="00766D42" w:rsidRDefault="00766D42" w:rsidP="00766D42">
      <w:pPr>
        <w:pStyle w:val="BodyTex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rPr>
          <w:rFonts w:ascii="Arial" w:hAnsi="Arial"/>
        </w:rPr>
      </w:pPr>
    </w:p>
    <w:p w14:paraId="5ABE473E" w14:textId="77777777" w:rsidR="00766D42" w:rsidRDefault="00766D42" w:rsidP="00766D42">
      <w:pPr>
        <w:pStyle w:val="BodyTex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rPr>
          <w:rFonts w:ascii="Arial" w:hAnsi="Arial"/>
        </w:rPr>
      </w:pPr>
    </w:p>
    <w:p w14:paraId="50C0058A" w14:textId="2093BB54" w:rsidR="00766D42" w:rsidRPr="00B70681" w:rsidRDefault="008A7C1E" w:rsidP="00B70681">
      <w:pPr>
        <w:pStyle w:val="BodyTex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center"/>
        <w:rPr>
          <w:rFonts w:ascii="Arial" w:hAnsi="Arial"/>
          <w:b/>
          <w:u w:val="single"/>
        </w:rPr>
      </w:pPr>
      <w:r w:rsidRPr="00B70681">
        <w:rPr>
          <w:rFonts w:ascii="Arial" w:hAnsi="Arial"/>
          <w:b/>
          <w:u w:val="single"/>
        </w:rPr>
        <w:t xml:space="preserve">Date of Disclosure Document: </w:t>
      </w:r>
      <w:r w:rsidR="00992192">
        <w:rPr>
          <w:rFonts w:ascii="Arial" w:hAnsi="Arial"/>
          <w:b/>
          <w:u w:val="single"/>
        </w:rPr>
        <w:t>September</w:t>
      </w:r>
      <w:r w:rsidR="00F400DB">
        <w:rPr>
          <w:rFonts w:ascii="Arial" w:hAnsi="Arial"/>
          <w:b/>
          <w:u w:val="single"/>
        </w:rPr>
        <w:t xml:space="preserve"> </w:t>
      </w:r>
      <w:r w:rsidR="00DE22A3">
        <w:rPr>
          <w:rFonts w:ascii="Arial" w:hAnsi="Arial"/>
          <w:b/>
          <w:u w:val="single"/>
        </w:rPr>
        <w:t>1st</w:t>
      </w:r>
      <w:r w:rsidR="00423ADA">
        <w:rPr>
          <w:rFonts w:ascii="Arial" w:hAnsi="Arial"/>
          <w:b/>
          <w:u w:val="single"/>
        </w:rPr>
        <w:t xml:space="preserve"> </w:t>
      </w:r>
      <w:r w:rsidRPr="00B70681">
        <w:rPr>
          <w:rFonts w:ascii="Arial" w:hAnsi="Arial"/>
          <w:b/>
          <w:u w:val="single"/>
        </w:rPr>
        <w:t>20</w:t>
      </w:r>
      <w:r w:rsidR="005F701C">
        <w:rPr>
          <w:rFonts w:ascii="Arial" w:hAnsi="Arial"/>
          <w:b/>
          <w:u w:val="single"/>
        </w:rPr>
        <w:t>2</w:t>
      </w:r>
      <w:r w:rsidR="00992192">
        <w:rPr>
          <w:rFonts w:ascii="Arial" w:hAnsi="Arial"/>
          <w:b/>
          <w:u w:val="single"/>
        </w:rPr>
        <w:t>2</w:t>
      </w:r>
    </w:p>
    <w:p w14:paraId="71A16E2D" w14:textId="77777777" w:rsidR="008A7C1E" w:rsidRDefault="008A7C1E" w:rsidP="00766D42">
      <w:pPr>
        <w:pStyle w:val="BodyTex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rPr>
          <w:rFonts w:ascii="Arial" w:hAnsi="Arial"/>
        </w:rPr>
      </w:pPr>
    </w:p>
    <w:p w14:paraId="590C9587" w14:textId="77777777" w:rsidR="00766D42" w:rsidRDefault="00766D42" w:rsidP="00766D42">
      <w:pPr>
        <w:pStyle w:val="BodyTex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rPr>
          <w:rFonts w:ascii="Arial" w:hAnsi="Arial"/>
        </w:rPr>
      </w:pPr>
    </w:p>
    <w:p w14:paraId="52D14C82" w14:textId="77777777" w:rsidR="00766D42" w:rsidRDefault="00766D42" w:rsidP="00766D42">
      <w:pPr>
        <w:pStyle w:val="BodyTex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rPr>
          <w:rFonts w:ascii="Arial" w:hAnsi="Arial"/>
        </w:rPr>
      </w:pPr>
      <w:r>
        <w:rPr>
          <w:rFonts w:ascii="Arial" w:hAnsi="Arial"/>
        </w:rPr>
        <w:t>1.</w:t>
      </w:r>
      <w:r>
        <w:rPr>
          <w:rFonts w:ascii="Arial" w:hAnsi="Arial"/>
        </w:rPr>
        <w:tab/>
        <w:t xml:space="preserve">NAME </w:t>
      </w:r>
      <w:r>
        <w:rPr>
          <w:rFonts w:ascii="Arial" w:hAnsi="Arial"/>
        </w:rPr>
        <w:tab/>
        <w:t>OF CLIENT_________________________________________(please print)</w:t>
      </w:r>
    </w:p>
    <w:p w14:paraId="427109B8" w14:textId="77777777" w:rsidR="00766D42" w:rsidRDefault="00766D42" w:rsidP="00766D42">
      <w:pPr>
        <w:pStyle w:val="BodyTex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rPr>
          <w:rFonts w:ascii="Arial" w:hAnsi="Arial"/>
        </w:rPr>
      </w:pPr>
    </w:p>
    <w:p w14:paraId="058EA04E" w14:textId="77777777" w:rsidR="00766D42" w:rsidRDefault="00766D42" w:rsidP="00766D42">
      <w:pPr>
        <w:pStyle w:val="BodyTex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rPr>
          <w:rFonts w:ascii="Arial" w:hAnsi="Arial"/>
        </w:rPr>
      </w:pPr>
      <w:r>
        <w:rPr>
          <w:rFonts w:ascii="Arial" w:hAnsi="Arial"/>
        </w:rPr>
        <w:tab/>
        <w:t>SIGNATURE______________________________________________</w:t>
      </w:r>
    </w:p>
    <w:p w14:paraId="4BA87640" w14:textId="77777777" w:rsidR="00766D42" w:rsidRDefault="00766D42" w:rsidP="00766D42">
      <w:pPr>
        <w:pStyle w:val="BodyTex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rPr>
          <w:rFonts w:ascii="Arial" w:hAnsi="Arial"/>
        </w:rPr>
      </w:pPr>
    </w:p>
    <w:p w14:paraId="18CD4BA5" w14:textId="77777777" w:rsidR="00766D42" w:rsidRDefault="00766D42" w:rsidP="00766D42">
      <w:pPr>
        <w:pStyle w:val="BodyTex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rPr>
          <w:rFonts w:ascii="Arial" w:hAnsi="Arial"/>
        </w:rPr>
      </w:pPr>
      <w:r>
        <w:rPr>
          <w:rFonts w:ascii="Arial" w:hAnsi="Arial"/>
        </w:rPr>
        <w:tab/>
        <w:t>DATE OF SIGNATURE__________________________</w:t>
      </w:r>
    </w:p>
    <w:p w14:paraId="16DBBCFB" w14:textId="77777777" w:rsidR="00766D42" w:rsidRDefault="00766D42" w:rsidP="00766D42">
      <w:pPr>
        <w:pStyle w:val="BodyTex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rPr>
          <w:rFonts w:ascii="Arial" w:hAnsi="Arial"/>
        </w:rPr>
      </w:pPr>
    </w:p>
    <w:p w14:paraId="06ED99F7" w14:textId="77777777" w:rsidR="00766D42" w:rsidRDefault="00766D42" w:rsidP="00766D42">
      <w:pPr>
        <w:pStyle w:val="BodyTex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rPr>
          <w:rFonts w:ascii="Arial" w:hAnsi="Arial"/>
        </w:rPr>
      </w:pPr>
    </w:p>
    <w:p w14:paraId="643855B8" w14:textId="77777777" w:rsidR="00766D42" w:rsidRDefault="00766D42" w:rsidP="00766D42">
      <w:pPr>
        <w:pStyle w:val="BodyTex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rPr>
          <w:rFonts w:ascii="Arial" w:hAnsi="Arial"/>
        </w:rPr>
      </w:pPr>
      <w:r>
        <w:rPr>
          <w:rFonts w:ascii="Arial" w:hAnsi="Arial"/>
        </w:rPr>
        <w:t>2.</w:t>
      </w:r>
      <w:r>
        <w:rPr>
          <w:rFonts w:ascii="Arial" w:hAnsi="Arial"/>
        </w:rPr>
        <w:tab/>
        <w:t>NAME OF CLIENT_________________________________________ (please print)</w:t>
      </w:r>
    </w:p>
    <w:p w14:paraId="603D6E80" w14:textId="77777777" w:rsidR="00766D42" w:rsidRDefault="00766D42" w:rsidP="00766D42">
      <w:pPr>
        <w:pStyle w:val="BodyTex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rPr>
          <w:rFonts w:ascii="Arial" w:hAnsi="Arial"/>
        </w:rPr>
      </w:pPr>
    </w:p>
    <w:p w14:paraId="2FC50B9A" w14:textId="77777777" w:rsidR="00766D42" w:rsidRDefault="00766D42" w:rsidP="00766D42">
      <w:pPr>
        <w:pStyle w:val="BodyTex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rPr>
          <w:rFonts w:ascii="Arial" w:hAnsi="Arial"/>
        </w:rPr>
      </w:pPr>
      <w:r>
        <w:rPr>
          <w:rFonts w:ascii="Arial" w:hAnsi="Arial"/>
        </w:rPr>
        <w:tab/>
        <w:t>SIGNATURE______________________________________________</w:t>
      </w:r>
    </w:p>
    <w:p w14:paraId="355AEA63" w14:textId="77777777" w:rsidR="00766D42" w:rsidRDefault="00766D42" w:rsidP="00766D42">
      <w:pPr>
        <w:pStyle w:val="BodyTex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rPr>
          <w:rFonts w:ascii="Arial" w:hAnsi="Arial"/>
        </w:rPr>
      </w:pPr>
    </w:p>
    <w:p w14:paraId="7BDEB0D4" w14:textId="77777777" w:rsidR="00766D42" w:rsidRDefault="00766D42" w:rsidP="00766D42">
      <w:pPr>
        <w:pStyle w:val="BodyTex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rPr>
          <w:rFonts w:ascii="Arial" w:hAnsi="Arial"/>
        </w:rPr>
      </w:pPr>
      <w:r>
        <w:rPr>
          <w:rFonts w:ascii="Arial" w:hAnsi="Arial"/>
        </w:rPr>
        <w:tab/>
        <w:t>DATE OF SIGNATURE__________________________</w:t>
      </w:r>
    </w:p>
    <w:p w14:paraId="29329F31" w14:textId="77777777" w:rsidR="00766D42" w:rsidRDefault="00766D42" w:rsidP="00766D42">
      <w:pPr>
        <w:pStyle w:val="BodyTex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rPr>
          <w:rFonts w:ascii="Arial" w:hAnsi="Arial"/>
        </w:rPr>
      </w:pPr>
    </w:p>
    <w:p w14:paraId="1611DD1D" w14:textId="77777777" w:rsidR="00766D42" w:rsidRDefault="00766D42" w:rsidP="00766D42">
      <w:pPr>
        <w:pStyle w:val="BodyTex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rPr>
          <w:rFonts w:ascii="Arial" w:hAnsi="Arial"/>
        </w:rPr>
      </w:pPr>
    </w:p>
    <w:p w14:paraId="465C71DC" w14:textId="77777777" w:rsidR="00766D42" w:rsidRDefault="00766D42" w:rsidP="00766D42">
      <w:pPr>
        <w:pStyle w:val="BodyTex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rPr>
          <w:rFonts w:ascii="Arial" w:hAnsi="Arial"/>
        </w:rPr>
      </w:pPr>
      <w:r>
        <w:rPr>
          <w:rFonts w:ascii="Arial" w:hAnsi="Arial"/>
        </w:rPr>
        <w:t>3.</w:t>
      </w:r>
      <w:r>
        <w:rPr>
          <w:rFonts w:ascii="Arial" w:hAnsi="Arial"/>
        </w:rPr>
        <w:tab/>
        <w:t>NAME OF CLIENT_________________________________________ (please print)</w:t>
      </w:r>
    </w:p>
    <w:p w14:paraId="6388D3F8" w14:textId="77777777" w:rsidR="00766D42" w:rsidRDefault="00766D42" w:rsidP="00766D42">
      <w:pPr>
        <w:pStyle w:val="BodyTex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rPr>
          <w:rFonts w:ascii="Arial" w:hAnsi="Arial"/>
        </w:rPr>
      </w:pPr>
    </w:p>
    <w:p w14:paraId="1338C323" w14:textId="77777777" w:rsidR="00766D42" w:rsidRDefault="00766D42" w:rsidP="00766D42">
      <w:pPr>
        <w:pStyle w:val="BodyTex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rPr>
          <w:rFonts w:ascii="Arial" w:hAnsi="Arial"/>
        </w:rPr>
      </w:pPr>
      <w:r>
        <w:rPr>
          <w:rFonts w:ascii="Arial" w:hAnsi="Arial"/>
        </w:rPr>
        <w:tab/>
        <w:t>SIGNATURE______________________________________________</w:t>
      </w:r>
    </w:p>
    <w:p w14:paraId="03A2DABA" w14:textId="77777777" w:rsidR="00766D42" w:rsidRDefault="00766D42" w:rsidP="00766D42">
      <w:pPr>
        <w:pStyle w:val="BodyTex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rPr>
          <w:rFonts w:ascii="Arial" w:hAnsi="Arial"/>
        </w:rPr>
      </w:pPr>
    </w:p>
    <w:p w14:paraId="19ADD037" w14:textId="77777777" w:rsidR="00766D42" w:rsidRDefault="00766D42" w:rsidP="00766D42">
      <w:pPr>
        <w:pStyle w:val="BodyTex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rPr>
          <w:rFonts w:ascii="Arial" w:hAnsi="Arial"/>
        </w:rPr>
      </w:pPr>
      <w:r>
        <w:rPr>
          <w:rFonts w:ascii="Arial" w:hAnsi="Arial"/>
        </w:rPr>
        <w:tab/>
        <w:t>DATE OF SIGNATURE__________________________</w:t>
      </w:r>
    </w:p>
    <w:p w14:paraId="3C197BC3" w14:textId="77777777" w:rsidR="00766D42" w:rsidRDefault="00766D42" w:rsidP="00766D42">
      <w:pPr>
        <w:pStyle w:val="c1"/>
        <w:spacing w:line="276" w:lineRule="auto"/>
        <w:jc w:val="both"/>
      </w:pPr>
    </w:p>
    <w:p w14:paraId="38ADC101" w14:textId="77777777" w:rsidR="00766D42" w:rsidRDefault="00766D42" w:rsidP="00766D42">
      <w:pPr>
        <w:pStyle w:val="c1"/>
        <w:spacing w:line="276" w:lineRule="auto"/>
        <w:jc w:val="both"/>
      </w:pPr>
    </w:p>
    <w:p w14:paraId="7CD2230B" w14:textId="77777777" w:rsidR="00766D42" w:rsidRDefault="00766D42" w:rsidP="00766D42">
      <w:pPr>
        <w:pStyle w:val="c1"/>
        <w:spacing w:line="276" w:lineRule="auto"/>
        <w:jc w:val="both"/>
      </w:pPr>
    </w:p>
    <w:p w14:paraId="24975B7A" w14:textId="77777777" w:rsidR="00766D42" w:rsidRDefault="00766D42" w:rsidP="00766D42">
      <w:pPr>
        <w:pStyle w:val="c1"/>
        <w:spacing w:line="276" w:lineRule="auto"/>
        <w:jc w:val="both"/>
      </w:pPr>
    </w:p>
    <w:p w14:paraId="5D9D222C" w14:textId="77777777" w:rsidR="003830D7" w:rsidRDefault="003830D7" w:rsidP="00766D42"/>
    <w:p w14:paraId="7034DD6E" w14:textId="77777777" w:rsidR="003830D7" w:rsidRDefault="003830D7" w:rsidP="00241781">
      <w:pPr>
        <w:jc w:val="right"/>
      </w:pPr>
    </w:p>
    <w:p w14:paraId="371FB0EF" w14:textId="77777777" w:rsidR="003830D7" w:rsidRDefault="003830D7" w:rsidP="00766D42"/>
    <w:p w14:paraId="55D390EC" w14:textId="77777777" w:rsidR="003830D7" w:rsidRDefault="003830D7" w:rsidP="00766D42"/>
    <w:p w14:paraId="306B8E3E" w14:textId="77777777" w:rsidR="003830D7" w:rsidRDefault="003830D7" w:rsidP="0067442B">
      <w:pPr>
        <w:widowControl/>
        <w:suppressAutoHyphens w:val="0"/>
        <w:autoSpaceDE w:val="0"/>
        <w:autoSpaceDN w:val="0"/>
        <w:adjustRightInd w:val="0"/>
        <w:jc w:val="both"/>
        <w:rPr>
          <w:rFonts w:ascii="Arial" w:eastAsiaTheme="minorHAnsi" w:hAnsi="Arial" w:cs="Arial"/>
          <w:sz w:val="22"/>
          <w:szCs w:val="22"/>
          <w:lang w:eastAsia="en-US"/>
        </w:rPr>
      </w:pPr>
    </w:p>
    <w:p w14:paraId="293CB891" w14:textId="77777777" w:rsidR="003830D7" w:rsidRDefault="003830D7" w:rsidP="003830D7">
      <w:pPr>
        <w:jc w:val="center"/>
        <w:rPr>
          <w:rFonts w:ascii="Arial" w:hAnsi="Arial" w:cs="Arial"/>
          <w:b/>
          <w:sz w:val="22"/>
          <w:szCs w:val="22"/>
        </w:rPr>
      </w:pPr>
    </w:p>
    <w:p w14:paraId="19815690" w14:textId="77777777" w:rsidR="003830D7" w:rsidRPr="008F4938" w:rsidRDefault="003830D7" w:rsidP="003830D7">
      <w:pPr>
        <w:jc w:val="center"/>
        <w:rPr>
          <w:rFonts w:ascii="Arial" w:hAnsi="Arial" w:cs="Arial"/>
          <w:sz w:val="22"/>
          <w:szCs w:val="22"/>
        </w:rPr>
      </w:pPr>
      <w:r>
        <w:rPr>
          <w:rFonts w:ascii="Arial" w:hAnsi="Arial" w:cs="Arial"/>
          <w:b/>
          <w:sz w:val="22"/>
          <w:szCs w:val="22"/>
        </w:rPr>
        <w:t xml:space="preserve">EXHIBIT </w:t>
      </w:r>
      <w:r w:rsidR="00A614E0">
        <w:rPr>
          <w:rFonts w:ascii="Arial" w:hAnsi="Arial" w:cs="Arial"/>
          <w:b/>
          <w:sz w:val="22"/>
          <w:szCs w:val="22"/>
        </w:rPr>
        <w:t>A</w:t>
      </w:r>
      <w:r>
        <w:rPr>
          <w:rFonts w:ascii="Arial" w:hAnsi="Arial" w:cs="Arial"/>
          <w:b/>
          <w:sz w:val="22"/>
          <w:szCs w:val="22"/>
        </w:rPr>
        <w:t xml:space="preserve">:  </w:t>
      </w:r>
      <w:r w:rsidRPr="008F4938">
        <w:rPr>
          <w:rFonts w:ascii="Arial" w:hAnsi="Arial" w:cs="Arial"/>
          <w:b/>
          <w:sz w:val="22"/>
          <w:szCs w:val="22"/>
        </w:rPr>
        <w:t>ADVISORY AGREEMENT</w:t>
      </w:r>
    </w:p>
    <w:p w14:paraId="11E29B85" w14:textId="77777777" w:rsidR="003830D7" w:rsidRPr="008F4938" w:rsidRDefault="003830D7" w:rsidP="003830D7">
      <w:pPr>
        <w:rPr>
          <w:rFonts w:ascii="Arial" w:hAnsi="Arial" w:cs="Arial"/>
          <w:sz w:val="22"/>
          <w:szCs w:val="22"/>
        </w:rPr>
      </w:pPr>
    </w:p>
    <w:p w14:paraId="3D75028D" w14:textId="77777777" w:rsidR="003830D7" w:rsidRPr="008F4938" w:rsidRDefault="003830D7" w:rsidP="003830D7">
      <w:pPr>
        <w:jc w:val="both"/>
        <w:rPr>
          <w:rFonts w:ascii="Arial" w:hAnsi="Arial" w:cs="Arial"/>
          <w:sz w:val="22"/>
          <w:szCs w:val="22"/>
        </w:rPr>
      </w:pPr>
      <w:r w:rsidRPr="008F4938">
        <w:rPr>
          <w:rFonts w:ascii="Arial" w:hAnsi="Arial" w:cs="Arial"/>
          <w:sz w:val="22"/>
          <w:szCs w:val="22"/>
        </w:rPr>
        <w:t xml:space="preserve">THIS ADVISORY AGREEMENT (the “Agreement”) is made by and between </w:t>
      </w:r>
      <w:r>
        <w:rPr>
          <w:rFonts w:ascii="Arial" w:hAnsi="Arial" w:cs="Arial"/>
          <w:sz w:val="22"/>
          <w:szCs w:val="22"/>
        </w:rPr>
        <w:t>Ryan De</w:t>
      </w:r>
      <w:r w:rsidR="00DB3D2D">
        <w:rPr>
          <w:rFonts w:ascii="Arial" w:hAnsi="Arial" w:cs="Arial"/>
          <w:sz w:val="22"/>
          <w:szCs w:val="22"/>
        </w:rPr>
        <w:t>G</w:t>
      </w:r>
      <w:r>
        <w:rPr>
          <w:rFonts w:ascii="Arial" w:hAnsi="Arial" w:cs="Arial"/>
          <w:sz w:val="22"/>
          <w:szCs w:val="22"/>
        </w:rPr>
        <w:t>aris</w:t>
      </w:r>
      <w:r w:rsidRPr="008F4938">
        <w:rPr>
          <w:rFonts w:ascii="Arial" w:hAnsi="Arial" w:cs="Arial"/>
          <w:sz w:val="22"/>
          <w:szCs w:val="22"/>
        </w:rPr>
        <w:t xml:space="preserve"> (the “Advisor”) and _________________________________________ (the “Client”).</w:t>
      </w:r>
    </w:p>
    <w:p w14:paraId="4CEFAEC4" w14:textId="77777777" w:rsidR="003830D7" w:rsidRPr="008F4938" w:rsidRDefault="003830D7" w:rsidP="003830D7">
      <w:pPr>
        <w:jc w:val="both"/>
        <w:rPr>
          <w:rFonts w:ascii="Arial" w:hAnsi="Arial" w:cs="Arial"/>
          <w:sz w:val="22"/>
          <w:szCs w:val="22"/>
        </w:rPr>
      </w:pPr>
    </w:p>
    <w:p w14:paraId="2210835A" w14:textId="77777777" w:rsidR="003830D7" w:rsidRPr="008F4938" w:rsidRDefault="003830D7" w:rsidP="003830D7">
      <w:pPr>
        <w:jc w:val="both"/>
        <w:rPr>
          <w:rFonts w:ascii="Arial" w:hAnsi="Arial" w:cs="Arial"/>
          <w:sz w:val="22"/>
          <w:szCs w:val="22"/>
        </w:rPr>
      </w:pPr>
      <w:r w:rsidRPr="008F4938">
        <w:rPr>
          <w:rFonts w:ascii="Arial" w:hAnsi="Arial" w:cs="Arial"/>
          <w:b/>
          <w:sz w:val="22"/>
          <w:szCs w:val="22"/>
        </w:rPr>
        <w:t>WHEREAS</w:t>
      </w:r>
      <w:r w:rsidRPr="008F4938">
        <w:rPr>
          <w:rFonts w:ascii="Arial" w:hAnsi="Arial" w:cs="Arial"/>
          <w:sz w:val="22"/>
          <w:szCs w:val="22"/>
        </w:rPr>
        <w:t>, Client desires to retain Advisor as Client’s commodity trading advisor pursuant to the terms and conditions set forth in this Agreement, and Advisor desires to provide services to Client pursuant to such terms and conditions.</w:t>
      </w:r>
    </w:p>
    <w:p w14:paraId="6E8BC79E" w14:textId="77777777" w:rsidR="003830D7" w:rsidRPr="008F4938" w:rsidRDefault="003830D7" w:rsidP="003830D7">
      <w:pPr>
        <w:jc w:val="both"/>
        <w:rPr>
          <w:rFonts w:ascii="Arial" w:hAnsi="Arial" w:cs="Arial"/>
          <w:sz w:val="22"/>
          <w:szCs w:val="22"/>
        </w:rPr>
      </w:pPr>
    </w:p>
    <w:p w14:paraId="0375F3E2" w14:textId="77777777" w:rsidR="003830D7" w:rsidRPr="008F4938" w:rsidRDefault="003830D7" w:rsidP="003830D7">
      <w:pPr>
        <w:jc w:val="both"/>
        <w:rPr>
          <w:rFonts w:ascii="Arial" w:hAnsi="Arial" w:cs="Arial"/>
          <w:sz w:val="22"/>
          <w:szCs w:val="22"/>
        </w:rPr>
      </w:pPr>
      <w:r w:rsidRPr="008F4938">
        <w:rPr>
          <w:rFonts w:ascii="Arial" w:hAnsi="Arial" w:cs="Arial"/>
          <w:sz w:val="22"/>
          <w:szCs w:val="22"/>
        </w:rPr>
        <w:t>NOW THEREFORE, in consideration of the premises set forth above, the parties hereto hereby mutually agree as follows:</w:t>
      </w:r>
    </w:p>
    <w:p w14:paraId="5F19E5C3" w14:textId="77777777" w:rsidR="003830D7" w:rsidRPr="008F4938" w:rsidRDefault="003830D7" w:rsidP="003830D7">
      <w:pPr>
        <w:jc w:val="both"/>
        <w:rPr>
          <w:rFonts w:ascii="Arial" w:hAnsi="Arial" w:cs="Arial"/>
          <w:sz w:val="22"/>
          <w:szCs w:val="22"/>
        </w:rPr>
      </w:pPr>
    </w:p>
    <w:p w14:paraId="7F9060AC" w14:textId="77777777" w:rsidR="003830D7" w:rsidRPr="008F4938" w:rsidRDefault="003830D7" w:rsidP="003830D7">
      <w:pPr>
        <w:jc w:val="both"/>
        <w:rPr>
          <w:rFonts w:ascii="Arial" w:hAnsi="Arial" w:cs="Arial"/>
          <w:sz w:val="22"/>
          <w:szCs w:val="22"/>
        </w:rPr>
      </w:pPr>
      <w:r w:rsidRPr="008F4938">
        <w:rPr>
          <w:rFonts w:ascii="Arial" w:hAnsi="Arial" w:cs="Arial"/>
          <w:sz w:val="22"/>
          <w:szCs w:val="22"/>
        </w:rPr>
        <w:t xml:space="preserve">1. </w:t>
      </w:r>
      <w:r w:rsidRPr="008F4938">
        <w:rPr>
          <w:rFonts w:ascii="Arial" w:hAnsi="Arial" w:cs="Arial"/>
          <w:b/>
          <w:sz w:val="22"/>
          <w:szCs w:val="22"/>
        </w:rPr>
        <w:t>CLIENT’S ACCOUNT.</w:t>
      </w:r>
      <w:r w:rsidRPr="008F4938">
        <w:rPr>
          <w:rFonts w:ascii="Arial" w:hAnsi="Arial" w:cs="Arial"/>
          <w:sz w:val="22"/>
          <w:szCs w:val="22"/>
        </w:rPr>
        <w:t xml:space="preserve">  Client shall open a trading account (the “Account”) with _______________________ (the “FCM”).  The initial deposit, all subsequent deposits to and withdrawals from the Account and all transactions effected in the Account shall be subject to this Agreement.  The amount of cash or cash equivalents maintained in the Account is at the sole discretion of the Client and can be changed so long as (i) the Client shall give reasonable written notice to </w:t>
      </w:r>
      <w:hyperlink r:id="rId34" w:history="1">
        <w:r w:rsidR="00A92308" w:rsidRPr="00D62667">
          <w:rPr>
            <w:rStyle w:val="Hyperlink"/>
            <w:rFonts w:ascii="Arial" w:hAnsi="Arial" w:cs="Arial"/>
            <w:sz w:val="22"/>
            <w:szCs w:val="22"/>
          </w:rPr>
          <w:t>rdegaris@hotmail.com</w:t>
        </w:r>
      </w:hyperlink>
      <w:r w:rsidRPr="008F4938">
        <w:rPr>
          <w:rFonts w:ascii="Arial" w:hAnsi="Arial" w:cs="Arial"/>
          <w:sz w:val="22"/>
          <w:szCs w:val="22"/>
        </w:rPr>
        <w:t xml:space="preserve">  as to purpose of partial or full withdrawal and (ii) if the Client intends to terminate this Agreement  and if to do so would cause the balance in the Account to fall below a level such that Advisor believes that the Account should no longer be traded.  If Client owns more than one Account, which is managed by Advisor, each such Account shall be subject to this Agreement.  </w:t>
      </w:r>
    </w:p>
    <w:p w14:paraId="60D9A9D5" w14:textId="77777777" w:rsidR="003830D7" w:rsidRPr="008F4938" w:rsidRDefault="003830D7" w:rsidP="003830D7">
      <w:pPr>
        <w:jc w:val="both"/>
        <w:rPr>
          <w:rFonts w:ascii="Arial" w:hAnsi="Arial" w:cs="Arial"/>
          <w:sz w:val="22"/>
          <w:szCs w:val="22"/>
        </w:rPr>
      </w:pPr>
    </w:p>
    <w:p w14:paraId="19553A41" w14:textId="77777777" w:rsidR="003830D7" w:rsidRPr="008F4938" w:rsidRDefault="003830D7" w:rsidP="003830D7">
      <w:pPr>
        <w:jc w:val="both"/>
        <w:rPr>
          <w:rFonts w:ascii="Arial" w:hAnsi="Arial" w:cs="Arial"/>
          <w:sz w:val="22"/>
          <w:szCs w:val="22"/>
        </w:rPr>
      </w:pPr>
      <w:r w:rsidRPr="008F4938">
        <w:rPr>
          <w:rFonts w:ascii="Arial" w:hAnsi="Arial" w:cs="Arial"/>
          <w:sz w:val="22"/>
          <w:szCs w:val="22"/>
        </w:rPr>
        <w:t xml:space="preserve">2. </w:t>
      </w:r>
      <w:r w:rsidRPr="008F4938">
        <w:rPr>
          <w:rFonts w:ascii="Arial" w:hAnsi="Arial" w:cs="Arial"/>
          <w:b/>
          <w:sz w:val="22"/>
          <w:szCs w:val="22"/>
        </w:rPr>
        <w:t>REPRESENTATION OF ADVISOR.</w:t>
      </w:r>
      <w:r w:rsidRPr="008F4938">
        <w:rPr>
          <w:rFonts w:ascii="Arial" w:hAnsi="Arial" w:cs="Arial"/>
          <w:sz w:val="22"/>
          <w:szCs w:val="22"/>
        </w:rPr>
        <w:t xml:space="preserve">  Advisor represents and Client acknowledges that Advisor is currently registered with the Commodity Futures Trading Commission as a commodity trading advisor and is a Member of the National Futures Association.</w:t>
      </w:r>
    </w:p>
    <w:p w14:paraId="75A89C56" w14:textId="77777777" w:rsidR="003830D7" w:rsidRPr="008F4938" w:rsidRDefault="003830D7" w:rsidP="003830D7">
      <w:pPr>
        <w:jc w:val="both"/>
        <w:rPr>
          <w:rFonts w:ascii="Arial" w:hAnsi="Arial" w:cs="Arial"/>
          <w:sz w:val="22"/>
          <w:szCs w:val="22"/>
        </w:rPr>
      </w:pPr>
    </w:p>
    <w:p w14:paraId="60828F71" w14:textId="77777777" w:rsidR="003830D7" w:rsidRPr="008F4938" w:rsidRDefault="003830D7" w:rsidP="003830D7">
      <w:pPr>
        <w:jc w:val="both"/>
        <w:rPr>
          <w:rFonts w:ascii="Arial" w:hAnsi="Arial" w:cs="Arial"/>
          <w:b/>
          <w:sz w:val="22"/>
          <w:szCs w:val="22"/>
        </w:rPr>
      </w:pPr>
      <w:r w:rsidRPr="008F4938">
        <w:rPr>
          <w:rFonts w:ascii="Arial" w:hAnsi="Arial" w:cs="Arial"/>
          <w:sz w:val="22"/>
          <w:szCs w:val="22"/>
        </w:rPr>
        <w:t xml:space="preserve">3.  </w:t>
      </w:r>
      <w:r w:rsidRPr="008F4938">
        <w:rPr>
          <w:rFonts w:ascii="Arial" w:hAnsi="Arial" w:cs="Arial"/>
          <w:b/>
          <w:sz w:val="22"/>
          <w:szCs w:val="22"/>
        </w:rPr>
        <w:t xml:space="preserve">REPRESENTATIONS OF CLIENT.  </w:t>
      </w:r>
    </w:p>
    <w:p w14:paraId="0BC5DA2A" w14:textId="77777777" w:rsidR="003830D7" w:rsidRPr="008F4938" w:rsidRDefault="003830D7" w:rsidP="003830D7">
      <w:pPr>
        <w:jc w:val="both"/>
        <w:rPr>
          <w:rFonts w:ascii="Arial" w:hAnsi="Arial" w:cs="Arial"/>
          <w:sz w:val="22"/>
          <w:szCs w:val="22"/>
        </w:rPr>
      </w:pPr>
    </w:p>
    <w:p w14:paraId="404F3741" w14:textId="548B2FC6" w:rsidR="003830D7" w:rsidRPr="008F4938" w:rsidRDefault="003830D7" w:rsidP="003830D7">
      <w:pPr>
        <w:jc w:val="both"/>
        <w:rPr>
          <w:rFonts w:ascii="Arial" w:hAnsi="Arial" w:cs="Arial"/>
          <w:sz w:val="22"/>
          <w:szCs w:val="22"/>
        </w:rPr>
      </w:pPr>
      <w:r w:rsidRPr="008F4938">
        <w:rPr>
          <w:rFonts w:ascii="Arial" w:hAnsi="Arial" w:cs="Arial"/>
          <w:sz w:val="22"/>
          <w:szCs w:val="22"/>
        </w:rPr>
        <w:t>(</w:t>
      </w:r>
      <w:r>
        <w:rPr>
          <w:rFonts w:ascii="Arial" w:hAnsi="Arial" w:cs="Arial"/>
          <w:sz w:val="22"/>
          <w:szCs w:val="22"/>
        </w:rPr>
        <w:t>a</w:t>
      </w:r>
      <w:r w:rsidRPr="008F4938">
        <w:rPr>
          <w:rFonts w:ascii="Arial" w:hAnsi="Arial" w:cs="Arial"/>
          <w:sz w:val="22"/>
          <w:szCs w:val="22"/>
        </w:rPr>
        <w:t>)</w:t>
      </w:r>
      <w:r w:rsidRPr="008F4938">
        <w:rPr>
          <w:rFonts w:ascii="Arial" w:hAnsi="Arial" w:cs="Arial"/>
          <w:sz w:val="22"/>
          <w:szCs w:val="22"/>
        </w:rPr>
        <w:tab/>
        <w:t>Client has capital available and desires to invest such capital in speculative investments in commodity futures.</w:t>
      </w:r>
    </w:p>
    <w:p w14:paraId="3A0782B8" w14:textId="77777777" w:rsidR="003830D7" w:rsidRPr="008F4938" w:rsidRDefault="003830D7" w:rsidP="003830D7">
      <w:pPr>
        <w:jc w:val="both"/>
        <w:rPr>
          <w:rFonts w:ascii="Arial" w:hAnsi="Arial" w:cs="Arial"/>
          <w:sz w:val="22"/>
          <w:szCs w:val="22"/>
        </w:rPr>
      </w:pPr>
    </w:p>
    <w:p w14:paraId="4D2E98F8" w14:textId="77777777" w:rsidR="003830D7" w:rsidRPr="008F4938" w:rsidRDefault="003830D7" w:rsidP="003830D7">
      <w:pPr>
        <w:jc w:val="both"/>
        <w:rPr>
          <w:rFonts w:ascii="Arial" w:hAnsi="Arial" w:cs="Arial"/>
          <w:sz w:val="22"/>
          <w:szCs w:val="22"/>
        </w:rPr>
      </w:pPr>
      <w:r w:rsidRPr="008F4938">
        <w:rPr>
          <w:rFonts w:ascii="Arial" w:hAnsi="Arial" w:cs="Arial"/>
          <w:sz w:val="22"/>
          <w:szCs w:val="22"/>
        </w:rPr>
        <w:t>(</w:t>
      </w:r>
      <w:r>
        <w:rPr>
          <w:rFonts w:ascii="Arial" w:hAnsi="Arial" w:cs="Arial"/>
          <w:sz w:val="22"/>
          <w:szCs w:val="22"/>
        </w:rPr>
        <w:t>b</w:t>
      </w:r>
      <w:r w:rsidRPr="008F4938">
        <w:rPr>
          <w:rFonts w:ascii="Arial" w:hAnsi="Arial" w:cs="Arial"/>
          <w:sz w:val="22"/>
          <w:szCs w:val="22"/>
        </w:rPr>
        <w:t>)</w:t>
      </w:r>
      <w:r w:rsidRPr="008F4938">
        <w:rPr>
          <w:rFonts w:ascii="Arial" w:hAnsi="Arial" w:cs="Arial"/>
          <w:sz w:val="22"/>
          <w:szCs w:val="22"/>
        </w:rPr>
        <w:tab/>
        <w:t>Client, if an individual, is of full legal age in the jurisdiction in which Client resides and is legally competent to execute and deliver this Agreement and to purchase, sell, trade and own Investments as contemplated by this Agreement.  Client, if a corporation, partnership, trust or other entity or association, hereby represents to Advisor that Client has full power and authority to execute and deliver this Agreement and to purchase, sell, trade and own Investments as contemplated by this Agreement and the individual executing and delivering this Agreement for and on behalf of Client is of full legal age in the jurisdiction in which such individual resides and is legally competent and has full power and authority to do so on behalf of Client and its stockholders, partners or beneficiaries, if any.</w:t>
      </w:r>
    </w:p>
    <w:p w14:paraId="0FAF50EA" w14:textId="77777777" w:rsidR="003830D7" w:rsidRPr="008F4938" w:rsidRDefault="003830D7" w:rsidP="003830D7">
      <w:pPr>
        <w:jc w:val="both"/>
        <w:rPr>
          <w:rFonts w:ascii="Arial" w:hAnsi="Arial" w:cs="Arial"/>
          <w:sz w:val="22"/>
          <w:szCs w:val="22"/>
        </w:rPr>
      </w:pPr>
    </w:p>
    <w:p w14:paraId="53BFED49" w14:textId="77777777" w:rsidR="003830D7" w:rsidRPr="008F4938" w:rsidRDefault="003830D7" w:rsidP="003830D7">
      <w:pPr>
        <w:jc w:val="both"/>
        <w:rPr>
          <w:rFonts w:ascii="Arial" w:hAnsi="Arial" w:cs="Arial"/>
          <w:sz w:val="22"/>
          <w:szCs w:val="22"/>
        </w:rPr>
      </w:pPr>
      <w:r>
        <w:rPr>
          <w:rFonts w:ascii="Arial" w:hAnsi="Arial" w:cs="Arial"/>
          <w:sz w:val="22"/>
          <w:szCs w:val="22"/>
        </w:rPr>
        <w:t>(c</w:t>
      </w:r>
      <w:r w:rsidRPr="008F4938">
        <w:rPr>
          <w:rFonts w:ascii="Arial" w:hAnsi="Arial" w:cs="Arial"/>
          <w:sz w:val="22"/>
          <w:szCs w:val="22"/>
        </w:rPr>
        <w:t>)</w:t>
      </w:r>
      <w:r w:rsidRPr="008F4938">
        <w:rPr>
          <w:rFonts w:ascii="Arial" w:hAnsi="Arial" w:cs="Arial"/>
          <w:sz w:val="22"/>
          <w:szCs w:val="22"/>
        </w:rPr>
        <w:tab/>
        <w:t xml:space="preserve">Client is fully familiar with the speculative nature of trading in Investments and its high </w:t>
      </w:r>
      <w:r w:rsidRPr="008F4938">
        <w:rPr>
          <w:rFonts w:ascii="Arial" w:hAnsi="Arial" w:cs="Arial"/>
          <w:sz w:val="22"/>
          <w:szCs w:val="22"/>
        </w:rPr>
        <w:lastRenderedPageBreak/>
        <w:t xml:space="preserve">degree of risk which makes such trading suitable only for a person who can sustain substantial losses which may be far in excess of such person’s funds on deposit in such person's Investment </w:t>
      </w:r>
      <w:r w:rsidR="008B7768" w:rsidRPr="008F4938">
        <w:rPr>
          <w:rFonts w:ascii="Arial" w:hAnsi="Arial" w:cs="Arial"/>
          <w:sz w:val="22"/>
          <w:szCs w:val="22"/>
        </w:rPr>
        <w:t>Trading</w:t>
      </w:r>
      <w:r w:rsidRPr="008F4938">
        <w:rPr>
          <w:rFonts w:ascii="Arial" w:hAnsi="Arial" w:cs="Arial"/>
          <w:sz w:val="22"/>
          <w:szCs w:val="22"/>
        </w:rPr>
        <w:t xml:space="preserve"> Account.</w:t>
      </w:r>
    </w:p>
    <w:p w14:paraId="04FEDFEA" w14:textId="77777777" w:rsidR="003830D7" w:rsidRPr="008F4938" w:rsidRDefault="003830D7" w:rsidP="003830D7">
      <w:pPr>
        <w:jc w:val="both"/>
        <w:rPr>
          <w:rFonts w:ascii="Arial" w:hAnsi="Arial" w:cs="Arial"/>
          <w:sz w:val="22"/>
          <w:szCs w:val="22"/>
        </w:rPr>
      </w:pPr>
    </w:p>
    <w:p w14:paraId="40E0D80B" w14:textId="77777777" w:rsidR="003830D7" w:rsidRPr="008F4938" w:rsidRDefault="003830D7" w:rsidP="003830D7">
      <w:pPr>
        <w:jc w:val="both"/>
        <w:rPr>
          <w:rFonts w:ascii="Arial" w:hAnsi="Arial" w:cs="Arial"/>
          <w:sz w:val="22"/>
          <w:szCs w:val="22"/>
        </w:rPr>
      </w:pPr>
      <w:r>
        <w:rPr>
          <w:rFonts w:ascii="Arial" w:hAnsi="Arial" w:cs="Arial"/>
          <w:sz w:val="22"/>
          <w:szCs w:val="22"/>
        </w:rPr>
        <w:t>(d</w:t>
      </w:r>
      <w:r w:rsidRPr="008F4938">
        <w:rPr>
          <w:rFonts w:ascii="Arial" w:hAnsi="Arial" w:cs="Arial"/>
          <w:sz w:val="22"/>
          <w:szCs w:val="22"/>
        </w:rPr>
        <w:t>)</w:t>
      </w:r>
      <w:r w:rsidRPr="008F4938">
        <w:rPr>
          <w:rFonts w:ascii="Arial" w:hAnsi="Arial" w:cs="Arial"/>
          <w:sz w:val="22"/>
          <w:szCs w:val="22"/>
        </w:rPr>
        <w:tab/>
        <w:t>Client is willing and able, financially and otherwise, to assume the risks of trading in Investments and has financial ability to bear losses in excess of the amount deposited pursuant to Section 1 of this Agreement.</w:t>
      </w:r>
    </w:p>
    <w:p w14:paraId="0CCCF524" w14:textId="77777777" w:rsidR="003830D7" w:rsidRPr="008F4938" w:rsidRDefault="003830D7" w:rsidP="003830D7">
      <w:pPr>
        <w:jc w:val="both"/>
        <w:rPr>
          <w:rFonts w:ascii="Arial" w:hAnsi="Arial" w:cs="Arial"/>
          <w:sz w:val="22"/>
          <w:szCs w:val="22"/>
        </w:rPr>
      </w:pPr>
    </w:p>
    <w:p w14:paraId="2DE52312" w14:textId="77777777" w:rsidR="003830D7" w:rsidRPr="008F4938" w:rsidRDefault="003830D7" w:rsidP="003830D7">
      <w:pPr>
        <w:jc w:val="both"/>
        <w:rPr>
          <w:rFonts w:ascii="Arial" w:hAnsi="Arial" w:cs="Arial"/>
          <w:sz w:val="22"/>
          <w:szCs w:val="22"/>
        </w:rPr>
      </w:pPr>
      <w:r w:rsidRPr="008F4938">
        <w:rPr>
          <w:rFonts w:ascii="Arial" w:hAnsi="Arial" w:cs="Arial"/>
          <w:sz w:val="22"/>
          <w:szCs w:val="22"/>
        </w:rPr>
        <w:t xml:space="preserve">4. </w:t>
      </w:r>
      <w:r w:rsidRPr="008F4938">
        <w:rPr>
          <w:rFonts w:ascii="Arial" w:hAnsi="Arial" w:cs="Arial"/>
          <w:b/>
          <w:sz w:val="22"/>
          <w:szCs w:val="22"/>
        </w:rPr>
        <w:t>LIMITED POWER OF ATTORNEY</w:t>
      </w:r>
      <w:r w:rsidRPr="008F4938">
        <w:rPr>
          <w:rFonts w:ascii="Arial" w:hAnsi="Arial" w:cs="Arial"/>
          <w:sz w:val="22"/>
          <w:szCs w:val="22"/>
        </w:rPr>
        <w:t>.  Client appoints Advisor as his sole attorney in fact with respect to the Account to buy, sell or otherwise trade in Investments through the FCM pursuant to the Advisor's trading program.  Client hereby gives and grants to Advisor full power and authority to act for Client and on Client's behalf to do every act and thing whatsoever requisite, necessary or appropriate to be done in connection with this power of attorney as fully and in the same manner and with the same force and effect as Client might do or could do if personally present, and Client hereby ratifies and confirms any and all transactions heretofore made by Advisor for the Account and agrees that the rights and obligations of Client in respect thereof shall be governed by the terms of this Agreement. Advisor shall have discretionary authority to make all trading decisions for the Account, without prior consultation with Client and without prior notice to Client with respect to such trading decisions.  By this Agreement, Client authorizes the FCM to permit Advisor to enter orders for his/her account.</w:t>
      </w:r>
    </w:p>
    <w:p w14:paraId="4A7F3DD5" w14:textId="77777777" w:rsidR="003830D7" w:rsidRPr="008F4938" w:rsidRDefault="003830D7" w:rsidP="003830D7">
      <w:pPr>
        <w:jc w:val="both"/>
        <w:rPr>
          <w:rFonts w:ascii="Arial" w:hAnsi="Arial" w:cs="Arial"/>
          <w:sz w:val="22"/>
          <w:szCs w:val="22"/>
        </w:rPr>
      </w:pPr>
    </w:p>
    <w:p w14:paraId="12837521" w14:textId="77777777" w:rsidR="003830D7" w:rsidRPr="008F4938" w:rsidRDefault="003830D7" w:rsidP="003830D7">
      <w:pPr>
        <w:jc w:val="both"/>
        <w:rPr>
          <w:rFonts w:ascii="Arial" w:hAnsi="Arial" w:cs="Arial"/>
          <w:sz w:val="22"/>
          <w:szCs w:val="22"/>
        </w:rPr>
      </w:pPr>
    </w:p>
    <w:p w14:paraId="5831257D" w14:textId="77777777" w:rsidR="009317C6" w:rsidRDefault="003830D7" w:rsidP="009317C6">
      <w:pPr>
        <w:autoSpaceDE w:val="0"/>
        <w:jc w:val="both"/>
        <w:rPr>
          <w:rFonts w:ascii="Arial" w:hAnsi="Arial"/>
          <w:sz w:val="22"/>
          <w:szCs w:val="22"/>
        </w:rPr>
      </w:pPr>
      <w:r w:rsidRPr="008F4938">
        <w:rPr>
          <w:rFonts w:ascii="Arial" w:hAnsi="Arial" w:cs="Arial"/>
          <w:sz w:val="22"/>
          <w:szCs w:val="22"/>
        </w:rPr>
        <w:t xml:space="preserve">4 (a) </w:t>
      </w:r>
      <w:r>
        <w:rPr>
          <w:rFonts w:ascii="Arial" w:hAnsi="Arial" w:cs="Arial"/>
          <w:b/>
          <w:sz w:val="22"/>
          <w:szCs w:val="22"/>
        </w:rPr>
        <w:t>STANDARD</w:t>
      </w:r>
      <w:r w:rsidRPr="008F4938">
        <w:rPr>
          <w:rFonts w:ascii="Arial" w:hAnsi="Arial" w:cs="Arial"/>
          <w:b/>
          <w:sz w:val="22"/>
          <w:szCs w:val="22"/>
        </w:rPr>
        <w:t xml:space="preserve"> BROKERAGE</w:t>
      </w:r>
      <w:r w:rsidRPr="008F4938">
        <w:rPr>
          <w:rFonts w:ascii="Arial" w:hAnsi="Arial" w:cs="Arial"/>
          <w:sz w:val="22"/>
          <w:szCs w:val="22"/>
        </w:rPr>
        <w:t xml:space="preserve">.  </w:t>
      </w:r>
      <w:r>
        <w:rPr>
          <w:rFonts w:ascii="Arial" w:hAnsi="Arial" w:cs="Arial"/>
          <w:sz w:val="22"/>
          <w:szCs w:val="22"/>
        </w:rPr>
        <w:t xml:space="preserve">The Client acknowledges that the </w:t>
      </w:r>
      <w:r w:rsidRPr="008F4938">
        <w:rPr>
          <w:rFonts w:ascii="Arial" w:hAnsi="Arial" w:cs="Arial"/>
          <w:sz w:val="22"/>
          <w:szCs w:val="22"/>
        </w:rPr>
        <w:t xml:space="preserve">Advisor </w:t>
      </w:r>
      <w:r w:rsidR="009317C6">
        <w:rPr>
          <w:rFonts w:ascii="Arial" w:hAnsi="Arial"/>
          <w:sz w:val="22"/>
          <w:szCs w:val="22"/>
        </w:rPr>
        <w:t xml:space="preserve">may receive up to $1.10 per contract side as a standard brokerage fee which will be used to help the Advisor cover administrative, trading and routing costs related to running its Commodity Trading Advisory business.  The standard brokerage fee will be paid to the Advisor by the FCM and the FCM will deduct this standard brokerage fee from the accounts per transaction. </w:t>
      </w:r>
    </w:p>
    <w:p w14:paraId="70781695" w14:textId="77777777" w:rsidR="003830D7" w:rsidRPr="008F4938" w:rsidRDefault="003830D7" w:rsidP="003830D7">
      <w:pPr>
        <w:jc w:val="both"/>
        <w:rPr>
          <w:rFonts w:ascii="Arial" w:hAnsi="Arial" w:cs="Arial"/>
          <w:sz w:val="22"/>
          <w:szCs w:val="22"/>
        </w:rPr>
      </w:pPr>
    </w:p>
    <w:p w14:paraId="4A073ABA" w14:textId="77777777" w:rsidR="003830D7" w:rsidRPr="008F4938" w:rsidRDefault="003830D7" w:rsidP="003830D7">
      <w:pPr>
        <w:jc w:val="both"/>
        <w:rPr>
          <w:rFonts w:ascii="Arial" w:hAnsi="Arial" w:cs="Arial"/>
          <w:sz w:val="22"/>
          <w:szCs w:val="22"/>
        </w:rPr>
      </w:pPr>
    </w:p>
    <w:p w14:paraId="1264E14B" w14:textId="77777777" w:rsidR="003830D7" w:rsidRPr="008F4938" w:rsidRDefault="003830D7" w:rsidP="003830D7">
      <w:pPr>
        <w:jc w:val="both"/>
        <w:rPr>
          <w:rFonts w:ascii="Arial" w:hAnsi="Arial" w:cs="Arial"/>
          <w:sz w:val="22"/>
          <w:szCs w:val="22"/>
        </w:rPr>
      </w:pPr>
      <w:r w:rsidRPr="008F4938">
        <w:rPr>
          <w:rFonts w:ascii="Arial" w:hAnsi="Arial" w:cs="Arial"/>
          <w:sz w:val="22"/>
          <w:szCs w:val="22"/>
        </w:rPr>
        <w:t xml:space="preserve">5. </w:t>
      </w:r>
      <w:r w:rsidRPr="008F4938">
        <w:rPr>
          <w:rFonts w:ascii="Arial" w:hAnsi="Arial" w:cs="Arial"/>
          <w:b/>
          <w:sz w:val="22"/>
          <w:szCs w:val="22"/>
        </w:rPr>
        <w:t>ACKNOWLEDGMENT OF RISKS ASSOCIATED WITH COMMODITY FUTURES AND OPTIONS INVESTMENT TRADING, LACK OF GUARANTEE BY THE ADVISOR AND CONFLICTS OF INTEREST.</w:t>
      </w:r>
      <w:r w:rsidRPr="008F4938">
        <w:rPr>
          <w:rFonts w:ascii="Arial" w:hAnsi="Arial" w:cs="Arial"/>
          <w:sz w:val="22"/>
          <w:szCs w:val="22"/>
        </w:rPr>
        <w:t xml:space="preserve">  Client is aware of the speculative nature and high risks associated with trading in Investments (which includes the risk that Client may incur trading losses in excess of capital contributed to the Account).  Client also acknowledges that no “safe” trading system has ever been devised, and that no one can guarantee profits or freedom from loss in such trading.  The Advisor, therefore, cannot and does not imply or guarantee that Client will make a profit and it is expressly agreed that Advisor will not be liable to Client or any other party for any act or omission in the course of or in connection with the rendering of its services hereunder, except for acts or omissions by Advisor or its employees, affiliates or agents which constitute gross negligence, willful misconduct or fraud.  Client shall indemnify Advisor, its principals and employees for all liability incurred in the performance of the services required by this Agreement, provided that there has been no judicial determination that such liability was the result of gross negligence, willful misconduct or fraud </w:t>
      </w:r>
      <w:r w:rsidRPr="008F4938">
        <w:rPr>
          <w:rFonts w:ascii="Arial" w:hAnsi="Arial" w:cs="Arial"/>
          <w:sz w:val="22"/>
          <w:szCs w:val="22"/>
        </w:rPr>
        <w:lastRenderedPageBreak/>
        <w:t>on the part of Advisor and provided further that any conduct of Advisor which was the basis for such liability was done with the good faith belief of Advisor that it was in the best interest of Client.</w:t>
      </w:r>
    </w:p>
    <w:p w14:paraId="4323A70E" w14:textId="77777777" w:rsidR="003830D7" w:rsidRPr="008F4938" w:rsidRDefault="003830D7" w:rsidP="003830D7">
      <w:pPr>
        <w:jc w:val="both"/>
        <w:rPr>
          <w:rFonts w:ascii="Arial" w:hAnsi="Arial" w:cs="Arial"/>
          <w:sz w:val="22"/>
          <w:szCs w:val="22"/>
        </w:rPr>
      </w:pPr>
    </w:p>
    <w:p w14:paraId="49CC8F63" w14:textId="77777777" w:rsidR="003830D7" w:rsidRPr="008F4938" w:rsidRDefault="003830D7" w:rsidP="003830D7">
      <w:pPr>
        <w:jc w:val="both"/>
        <w:rPr>
          <w:rFonts w:ascii="Arial" w:hAnsi="Arial" w:cs="Arial"/>
          <w:sz w:val="22"/>
          <w:szCs w:val="22"/>
        </w:rPr>
      </w:pPr>
      <w:r w:rsidRPr="008F4938">
        <w:rPr>
          <w:rFonts w:ascii="Arial" w:hAnsi="Arial" w:cs="Arial"/>
          <w:sz w:val="22"/>
          <w:szCs w:val="22"/>
        </w:rPr>
        <w:t xml:space="preserve">6. </w:t>
      </w:r>
      <w:r w:rsidRPr="008F4938">
        <w:rPr>
          <w:rFonts w:ascii="Arial" w:hAnsi="Arial" w:cs="Arial"/>
          <w:b/>
          <w:sz w:val="22"/>
          <w:szCs w:val="22"/>
        </w:rPr>
        <w:t xml:space="preserve">ADDITIONS TO AND WITHDRAWALS FROM THE ACCOUNT.  </w:t>
      </w:r>
      <w:r w:rsidRPr="008F4938">
        <w:rPr>
          <w:rFonts w:ascii="Arial" w:hAnsi="Arial" w:cs="Arial"/>
          <w:sz w:val="22"/>
          <w:szCs w:val="22"/>
        </w:rPr>
        <w:t>Client may add to or withdraw from the cash balance of the Account upon prior written notice to Advisor to the extent consistent with margin requirements of the FCM and applicable contract markets.  Client recognizes that the potential profitability of the Account depends upon long term, uninterrupted investment of capital and that reduction of equity could materially and adversely affect the potential profitability of the Account.  Client further recognizes that Advisor has complete discretion to terminate this Agreement pursuant to Section 9 below.</w:t>
      </w:r>
    </w:p>
    <w:p w14:paraId="47A5B7DC" w14:textId="77777777" w:rsidR="003830D7" w:rsidRPr="008F4938" w:rsidRDefault="003830D7" w:rsidP="003830D7">
      <w:pPr>
        <w:jc w:val="both"/>
        <w:rPr>
          <w:rFonts w:ascii="Arial" w:hAnsi="Arial" w:cs="Arial"/>
          <w:sz w:val="22"/>
          <w:szCs w:val="22"/>
        </w:rPr>
      </w:pPr>
    </w:p>
    <w:p w14:paraId="3B8B462B" w14:textId="77777777" w:rsidR="003830D7" w:rsidRPr="008F4938" w:rsidRDefault="003830D7" w:rsidP="003830D7">
      <w:pPr>
        <w:jc w:val="both"/>
        <w:rPr>
          <w:rFonts w:ascii="Arial" w:hAnsi="Arial" w:cs="Arial"/>
          <w:sz w:val="22"/>
          <w:szCs w:val="22"/>
        </w:rPr>
      </w:pPr>
      <w:r w:rsidRPr="008F4938">
        <w:rPr>
          <w:rFonts w:ascii="Arial" w:hAnsi="Arial" w:cs="Arial"/>
          <w:sz w:val="22"/>
          <w:szCs w:val="22"/>
        </w:rPr>
        <w:t>7.</w:t>
      </w:r>
      <w:r w:rsidRPr="008F4938">
        <w:rPr>
          <w:rFonts w:ascii="Arial" w:hAnsi="Arial" w:cs="Arial"/>
          <w:b/>
          <w:sz w:val="22"/>
          <w:szCs w:val="22"/>
        </w:rPr>
        <w:t xml:space="preserve">  FEES</w:t>
      </w:r>
      <w:r w:rsidRPr="008F4938">
        <w:rPr>
          <w:rFonts w:ascii="Arial" w:hAnsi="Arial" w:cs="Arial"/>
          <w:sz w:val="22"/>
          <w:szCs w:val="22"/>
        </w:rPr>
        <w:t xml:space="preserve">.  In consideration of and in compensation for the advisory services to be rendered by Advisor to the Account under this Agreement, Client agrees that Advisor will be paid the following fees: </w:t>
      </w:r>
    </w:p>
    <w:p w14:paraId="690FB1E4" w14:textId="77777777" w:rsidR="003830D7" w:rsidRPr="008F4938" w:rsidRDefault="003830D7" w:rsidP="003830D7">
      <w:pPr>
        <w:jc w:val="both"/>
        <w:rPr>
          <w:rFonts w:ascii="Arial" w:hAnsi="Arial" w:cs="Arial"/>
          <w:sz w:val="22"/>
          <w:szCs w:val="22"/>
        </w:rPr>
      </w:pPr>
    </w:p>
    <w:p w14:paraId="1A28629B" w14:textId="77777777" w:rsidR="003830D7" w:rsidRPr="008F4938" w:rsidRDefault="003830D7" w:rsidP="003830D7">
      <w:pPr>
        <w:jc w:val="both"/>
        <w:rPr>
          <w:rFonts w:ascii="Arial" w:hAnsi="Arial" w:cs="Arial"/>
          <w:sz w:val="22"/>
          <w:szCs w:val="22"/>
        </w:rPr>
      </w:pPr>
      <w:r w:rsidRPr="008F4938">
        <w:rPr>
          <w:rFonts w:ascii="Arial" w:hAnsi="Arial" w:cs="Arial"/>
          <w:b/>
          <w:sz w:val="22"/>
          <w:szCs w:val="22"/>
        </w:rPr>
        <w:t>(a)</w:t>
      </w:r>
      <w:r w:rsidRPr="008F4938">
        <w:rPr>
          <w:rFonts w:ascii="Arial" w:hAnsi="Arial" w:cs="Arial"/>
          <w:sz w:val="22"/>
          <w:szCs w:val="22"/>
        </w:rPr>
        <w:tab/>
        <w:t>With respect to each calendar month, Advisor will receive a management fee equal to 1/12 of ______% of each account’s month-end Net Assets before withdrawals made during the month (the “Management Fee”).   If a client account is terminated before the end of the month, the Management Fee will be calculated as if it were the end of the calendar month</w:t>
      </w:r>
    </w:p>
    <w:p w14:paraId="1A5B8191" w14:textId="77777777" w:rsidR="003830D7" w:rsidRPr="008F4938" w:rsidRDefault="003830D7" w:rsidP="003830D7">
      <w:pPr>
        <w:jc w:val="both"/>
        <w:rPr>
          <w:rFonts w:ascii="Arial" w:hAnsi="Arial" w:cs="Arial"/>
          <w:sz w:val="22"/>
          <w:szCs w:val="22"/>
        </w:rPr>
      </w:pPr>
    </w:p>
    <w:p w14:paraId="4386666D" w14:textId="77777777" w:rsidR="003830D7" w:rsidRPr="008F4938" w:rsidRDefault="003830D7" w:rsidP="003830D7">
      <w:pPr>
        <w:jc w:val="both"/>
        <w:rPr>
          <w:rFonts w:ascii="Arial" w:hAnsi="Arial" w:cs="Arial"/>
          <w:sz w:val="22"/>
          <w:szCs w:val="22"/>
        </w:rPr>
      </w:pPr>
      <w:r w:rsidRPr="008F4938">
        <w:rPr>
          <w:rFonts w:ascii="Arial" w:hAnsi="Arial" w:cs="Arial"/>
          <w:sz w:val="22"/>
          <w:szCs w:val="22"/>
        </w:rPr>
        <w:t>i.</w:t>
      </w:r>
      <w:r w:rsidRPr="008F4938">
        <w:rPr>
          <w:rFonts w:ascii="Arial" w:hAnsi="Arial" w:cs="Arial"/>
          <w:sz w:val="22"/>
          <w:szCs w:val="22"/>
        </w:rPr>
        <w:tab/>
        <w:t>The term “Net Assets” means the account’s total assets (including, but not limited to, all cash and cash equivalents valued at cost, accrued interest, and the market value of all open futures interest positions) less liabilities of the account (including the accrued portion of brokerage fees), excluding accrued management and incentive fees.</w:t>
      </w:r>
    </w:p>
    <w:p w14:paraId="161439C5" w14:textId="77777777" w:rsidR="003830D7" w:rsidRPr="008F4938" w:rsidRDefault="003830D7" w:rsidP="003830D7">
      <w:pPr>
        <w:jc w:val="both"/>
        <w:rPr>
          <w:rFonts w:ascii="Arial" w:hAnsi="Arial" w:cs="Arial"/>
          <w:sz w:val="22"/>
          <w:szCs w:val="22"/>
        </w:rPr>
      </w:pPr>
    </w:p>
    <w:p w14:paraId="20F8E9B3" w14:textId="5B63ADE5" w:rsidR="003830D7" w:rsidRPr="008F4938" w:rsidRDefault="003830D7" w:rsidP="003830D7">
      <w:pPr>
        <w:jc w:val="both"/>
        <w:rPr>
          <w:rFonts w:ascii="Arial" w:hAnsi="Arial" w:cs="Arial"/>
          <w:sz w:val="22"/>
          <w:szCs w:val="22"/>
        </w:rPr>
      </w:pPr>
      <w:r w:rsidRPr="008F4938">
        <w:rPr>
          <w:rFonts w:ascii="Arial" w:hAnsi="Arial" w:cs="Arial"/>
          <w:b/>
          <w:sz w:val="22"/>
          <w:szCs w:val="22"/>
        </w:rPr>
        <w:t>(b)</w:t>
      </w:r>
      <w:r w:rsidRPr="008F4938">
        <w:rPr>
          <w:rFonts w:ascii="Arial" w:hAnsi="Arial" w:cs="Arial"/>
          <w:sz w:val="22"/>
          <w:szCs w:val="22"/>
        </w:rPr>
        <w:tab/>
        <w:t>The incentive fee (the “Incentive Fee”) is a fee equal to twenty percent (20.00%) of any New Trading Profit</w:t>
      </w:r>
      <w:r w:rsidR="00C85E6E">
        <w:rPr>
          <w:rFonts w:ascii="Arial" w:hAnsi="Arial" w:cs="Arial"/>
          <w:sz w:val="22"/>
          <w:szCs w:val="22"/>
        </w:rPr>
        <w:t>s</w:t>
      </w:r>
      <w:r w:rsidRPr="008F4938">
        <w:rPr>
          <w:rFonts w:ascii="Arial" w:hAnsi="Arial" w:cs="Arial"/>
          <w:sz w:val="22"/>
          <w:szCs w:val="22"/>
        </w:rPr>
        <w:t xml:space="preserve"> (as defined below), paid </w:t>
      </w:r>
      <w:r w:rsidR="00C85E6E">
        <w:rPr>
          <w:rFonts w:ascii="Arial" w:hAnsi="Arial" w:cs="Arial"/>
          <w:sz w:val="22"/>
          <w:szCs w:val="22"/>
        </w:rPr>
        <w:t>quarterly.</w:t>
      </w:r>
    </w:p>
    <w:p w14:paraId="082A352C" w14:textId="77777777" w:rsidR="003830D7" w:rsidRPr="008F4938" w:rsidRDefault="003830D7" w:rsidP="003830D7">
      <w:pPr>
        <w:jc w:val="both"/>
        <w:rPr>
          <w:rFonts w:ascii="Arial" w:hAnsi="Arial" w:cs="Arial"/>
          <w:sz w:val="22"/>
          <w:szCs w:val="22"/>
        </w:rPr>
      </w:pPr>
    </w:p>
    <w:p w14:paraId="564694DA" w14:textId="2E974A2C" w:rsidR="003830D7" w:rsidRPr="008F4938" w:rsidRDefault="003830D7" w:rsidP="003830D7">
      <w:pPr>
        <w:jc w:val="both"/>
        <w:rPr>
          <w:rFonts w:ascii="Arial" w:hAnsi="Arial" w:cs="Arial"/>
          <w:sz w:val="22"/>
          <w:szCs w:val="22"/>
        </w:rPr>
      </w:pPr>
      <w:r w:rsidRPr="008F4938">
        <w:rPr>
          <w:rFonts w:ascii="Arial" w:hAnsi="Arial" w:cs="Arial"/>
          <w:sz w:val="22"/>
          <w:szCs w:val="22"/>
        </w:rPr>
        <w:t>i.</w:t>
      </w:r>
      <w:r w:rsidRPr="008F4938">
        <w:rPr>
          <w:rFonts w:ascii="Arial" w:hAnsi="Arial" w:cs="Arial"/>
          <w:sz w:val="22"/>
          <w:szCs w:val="22"/>
        </w:rPr>
        <w:tab/>
        <w:t xml:space="preserve">The definition of </w:t>
      </w:r>
      <w:r w:rsidR="002748A4">
        <w:rPr>
          <w:rFonts w:ascii="Arial" w:hAnsi="Arial" w:cs="Arial"/>
          <w:sz w:val="22"/>
          <w:szCs w:val="22"/>
        </w:rPr>
        <w:t>New</w:t>
      </w:r>
      <w:r w:rsidR="002748A4" w:rsidRPr="008F4938">
        <w:rPr>
          <w:rFonts w:ascii="Arial" w:hAnsi="Arial" w:cs="Arial"/>
          <w:sz w:val="22"/>
          <w:szCs w:val="22"/>
        </w:rPr>
        <w:t xml:space="preserve"> </w:t>
      </w:r>
      <w:r w:rsidR="002748A4">
        <w:rPr>
          <w:rFonts w:ascii="Arial" w:hAnsi="Arial" w:cs="Arial"/>
          <w:sz w:val="22"/>
          <w:szCs w:val="22"/>
        </w:rPr>
        <w:t>T</w:t>
      </w:r>
      <w:r w:rsidRPr="008F4938">
        <w:rPr>
          <w:rFonts w:ascii="Arial" w:hAnsi="Arial" w:cs="Arial"/>
          <w:sz w:val="22"/>
          <w:szCs w:val="22"/>
        </w:rPr>
        <w:t>rading Profit</w:t>
      </w:r>
      <w:r w:rsidR="002748A4">
        <w:rPr>
          <w:rFonts w:ascii="Arial" w:hAnsi="Arial" w:cs="Arial"/>
          <w:sz w:val="22"/>
          <w:szCs w:val="22"/>
        </w:rPr>
        <w:t>s</w:t>
      </w:r>
      <w:r w:rsidRPr="008F4938">
        <w:rPr>
          <w:rFonts w:ascii="Arial" w:hAnsi="Arial" w:cs="Arial"/>
          <w:sz w:val="22"/>
          <w:szCs w:val="22"/>
        </w:rPr>
        <w:t xml:space="preserve"> for the Incentive Fee is defined as the excess, if any, of equity in the Client's account at the end of a</w:t>
      </w:r>
      <w:r w:rsidR="00861902">
        <w:rPr>
          <w:rFonts w:ascii="Arial" w:hAnsi="Arial" w:cs="Arial"/>
          <w:sz w:val="22"/>
          <w:szCs w:val="22"/>
        </w:rPr>
        <w:t xml:space="preserve"> quarter</w:t>
      </w:r>
      <w:r w:rsidRPr="008F4938">
        <w:rPr>
          <w:rFonts w:ascii="Arial" w:hAnsi="Arial" w:cs="Arial"/>
          <w:sz w:val="22"/>
          <w:szCs w:val="22"/>
        </w:rPr>
        <w:t xml:space="preserve"> over the previous </w:t>
      </w:r>
      <w:r w:rsidR="00861902">
        <w:rPr>
          <w:rFonts w:ascii="Arial" w:hAnsi="Arial" w:cs="Arial"/>
          <w:sz w:val="22"/>
          <w:szCs w:val="22"/>
        </w:rPr>
        <w:t>quarter</w:t>
      </w:r>
      <w:r w:rsidRPr="008F4938">
        <w:rPr>
          <w:rFonts w:ascii="Arial" w:hAnsi="Arial" w:cs="Arial"/>
          <w:sz w:val="22"/>
          <w:szCs w:val="22"/>
        </w:rPr>
        <w:t xml:space="preserve"> ending equity balance in the Client's account</w:t>
      </w:r>
      <w:r w:rsidR="00861902">
        <w:rPr>
          <w:rFonts w:ascii="Arial" w:hAnsi="Arial" w:cs="Arial"/>
          <w:sz w:val="22"/>
          <w:szCs w:val="22"/>
        </w:rPr>
        <w:t>,</w:t>
      </w:r>
      <w:r w:rsidRPr="008F4938">
        <w:rPr>
          <w:rFonts w:ascii="Arial" w:hAnsi="Arial" w:cs="Arial"/>
          <w:sz w:val="22"/>
          <w:szCs w:val="22"/>
        </w:rPr>
        <w:t xml:space="preserve"> or the date trading commenced, whichever is higher, and as further adjusted to eliminate the effect on equity resulting from new capital contributions or withdrawals, if any, made during the </w:t>
      </w:r>
      <w:r w:rsidR="00861902">
        <w:rPr>
          <w:rFonts w:ascii="Arial" w:hAnsi="Arial" w:cs="Arial"/>
          <w:sz w:val="22"/>
          <w:szCs w:val="22"/>
        </w:rPr>
        <w:t>quarter</w:t>
      </w:r>
      <w:r w:rsidRPr="008F4938">
        <w:rPr>
          <w:rFonts w:ascii="Arial" w:hAnsi="Arial" w:cs="Arial"/>
          <w:sz w:val="22"/>
          <w:szCs w:val="22"/>
        </w:rPr>
        <w:t xml:space="preserve">. </w:t>
      </w:r>
    </w:p>
    <w:p w14:paraId="6CC94E0D" w14:textId="77777777" w:rsidR="003830D7" w:rsidRPr="008F4938" w:rsidRDefault="003830D7" w:rsidP="003830D7">
      <w:pPr>
        <w:jc w:val="both"/>
        <w:rPr>
          <w:rFonts w:ascii="Arial" w:hAnsi="Arial" w:cs="Arial"/>
          <w:sz w:val="22"/>
          <w:szCs w:val="22"/>
        </w:rPr>
      </w:pPr>
    </w:p>
    <w:p w14:paraId="01C44748" w14:textId="35D21427" w:rsidR="003830D7" w:rsidRPr="008F4938" w:rsidRDefault="003830D7" w:rsidP="003830D7">
      <w:pPr>
        <w:jc w:val="both"/>
        <w:rPr>
          <w:rFonts w:ascii="Arial" w:hAnsi="Arial" w:cs="Arial"/>
          <w:sz w:val="22"/>
          <w:szCs w:val="22"/>
        </w:rPr>
      </w:pPr>
      <w:r w:rsidRPr="008F4938">
        <w:rPr>
          <w:rFonts w:ascii="Arial" w:hAnsi="Arial" w:cs="Arial"/>
          <w:sz w:val="22"/>
          <w:szCs w:val="22"/>
        </w:rPr>
        <w:t>ii.</w:t>
      </w:r>
      <w:r w:rsidRPr="008F4938">
        <w:rPr>
          <w:rFonts w:ascii="Arial" w:hAnsi="Arial" w:cs="Arial"/>
          <w:sz w:val="22"/>
          <w:szCs w:val="22"/>
        </w:rPr>
        <w:tab/>
        <w:t>In the calculation of</w:t>
      </w:r>
      <w:r w:rsidR="005F3F70">
        <w:rPr>
          <w:rFonts w:ascii="Arial" w:hAnsi="Arial" w:cs="Arial"/>
          <w:sz w:val="22"/>
          <w:szCs w:val="22"/>
        </w:rPr>
        <w:t>New Trading Profits</w:t>
      </w:r>
      <w:r w:rsidRPr="008F4938">
        <w:rPr>
          <w:rFonts w:ascii="Arial" w:hAnsi="Arial" w:cs="Arial"/>
          <w:sz w:val="22"/>
          <w:szCs w:val="22"/>
        </w:rPr>
        <w:t xml:space="preserve">, </w:t>
      </w:r>
      <w:r>
        <w:rPr>
          <w:rFonts w:ascii="Arial" w:hAnsi="Arial" w:cs="Arial"/>
          <w:sz w:val="22"/>
          <w:szCs w:val="22"/>
        </w:rPr>
        <w:t>Ryan De</w:t>
      </w:r>
      <w:r w:rsidR="00E57902">
        <w:rPr>
          <w:rFonts w:ascii="Arial" w:hAnsi="Arial" w:cs="Arial"/>
          <w:sz w:val="22"/>
          <w:szCs w:val="22"/>
        </w:rPr>
        <w:t>G</w:t>
      </w:r>
      <w:r>
        <w:rPr>
          <w:rFonts w:ascii="Arial" w:hAnsi="Arial" w:cs="Arial"/>
          <w:sz w:val="22"/>
          <w:szCs w:val="22"/>
        </w:rPr>
        <w:t>aris</w:t>
      </w:r>
      <w:r w:rsidRPr="008F4938">
        <w:rPr>
          <w:rFonts w:ascii="Arial" w:hAnsi="Arial" w:cs="Arial"/>
          <w:sz w:val="22"/>
          <w:szCs w:val="22"/>
        </w:rPr>
        <w:t xml:space="preserve"> is not required to earn back previously paid Incentive Fees.  However, no subsequent incentive fees will be payable to </w:t>
      </w:r>
      <w:r>
        <w:rPr>
          <w:rFonts w:ascii="Arial" w:hAnsi="Arial" w:cs="Arial"/>
          <w:sz w:val="22"/>
          <w:szCs w:val="22"/>
        </w:rPr>
        <w:t>Ryan De</w:t>
      </w:r>
      <w:r w:rsidR="00D10A37">
        <w:rPr>
          <w:rFonts w:ascii="Arial" w:hAnsi="Arial" w:cs="Arial"/>
          <w:sz w:val="22"/>
          <w:szCs w:val="22"/>
        </w:rPr>
        <w:t>G</w:t>
      </w:r>
      <w:r>
        <w:rPr>
          <w:rFonts w:ascii="Arial" w:hAnsi="Arial" w:cs="Arial"/>
          <w:sz w:val="22"/>
          <w:szCs w:val="22"/>
        </w:rPr>
        <w:t>aris</w:t>
      </w:r>
      <w:r w:rsidRPr="008F4938">
        <w:rPr>
          <w:rFonts w:ascii="Arial" w:hAnsi="Arial" w:cs="Arial"/>
          <w:sz w:val="22"/>
          <w:szCs w:val="22"/>
        </w:rPr>
        <w:t xml:space="preserve"> until the account has overcome any trading losses being carried forward to achieve New Trading Profits.</w:t>
      </w:r>
    </w:p>
    <w:p w14:paraId="61EF40B0" w14:textId="77777777" w:rsidR="003830D7" w:rsidRPr="008F4938" w:rsidRDefault="003830D7" w:rsidP="003830D7">
      <w:pPr>
        <w:jc w:val="both"/>
        <w:rPr>
          <w:rFonts w:ascii="Arial" w:hAnsi="Arial" w:cs="Arial"/>
          <w:sz w:val="22"/>
          <w:szCs w:val="22"/>
        </w:rPr>
      </w:pPr>
    </w:p>
    <w:p w14:paraId="32918E3C" w14:textId="77777777" w:rsidR="003830D7" w:rsidRPr="008F4938" w:rsidRDefault="003830D7" w:rsidP="003830D7">
      <w:pPr>
        <w:jc w:val="both"/>
        <w:rPr>
          <w:rFonts w:ascii="Arial" w:hAnsi="Arial" w:cs="Arial"/>
          <w:sz w:val="22"/>
          <w:szCs w:val="22"/>
        </w:rPr>
      </w:pPr>
      <w:r w:rsidRPr="008F4938">
        <w:rPr>
          <w:rFonts w:ascii="Arial" w:hAnsi="Arial" w:cs="Arial"/>
          <w:b/>
          <w:sz w:val="22"/>
          <w:szCs w:val="22"/>
        </w:rPr>
        <w:t>(c)</w:t>
      </w:r>
      <w:r w:rsidRPr="008F4938">
        <w:rPr>
          <w:rFonts w:ascii="Arial" w:hAnsi="Arial" w:cs="Arial"/>
          <w:b/>
          <w:sz w:val="22"/>
          <w:szCs w:val="22"/>
        </w:rPr>
        <w:tab/>
      </w:r>
      <w:r w:rsidRPr="008F4938">
        <w:rPr>
          <w:rFonts w:ascii="Arial" w:hAnsi="Arial" w:cs="Arial"/>
          <w:sz w:val="22"/>
          <w:szCs w:val="22"/>
        </w:rPr>
        <w:t>Management and incentive fees are billed by the Advisor directly to a Client’s FCM to be paid out of a Client's Account, unless the Advisor and Client have otherwise made a different arrangement.  Upon presentation of the bill to the FCM, the FCM and the Trading Advisor are authorized by the Client to deduct the fees directly from the Client's account.</w:t>
      </w:r>
    </w:p>
    <w:p w14:paraId="150A6CAA" w14:textId="77777777" w:rsidR="003830D7" w:rsidRPr="008F4938" w:rsidRDefault="003830D7" w:rsidP="003830D7">
      <w:pPr>
        <w:jc w:val="both"/>
        <w:rPr>
          <w:rFonts w:ascii="Arial" w:hAnsi="Arial" w:cs="Arial"/>
          <w:sz w:val="22"/>
          <w:szCs w:val="22"/>
        </w:rPr>
      </w:pPr>
      <w:r w:rsidRPr="008F4938">
        <w:rPr>
          <w:rFonts w:ascii="Arial" w:hAnsi="Arial" w:cs="Arial"/>
          <w:sz w:val="22"/>
          <w:szCs w:val="22"/>
        </w:rPr>
        <w:lastRenderedPageBreak/>
        <w:t xml:space="preserve"> </w:t>
      </w:r>
    </w:p>
    <w:p w14:paraId="4BF77991" w14:textId="77777777" w:rsidR="003830D7" w:rsidRPr="008F4938" w:rsidRDefault="003830D7" w:rsidP="003830D7">
      <w:pPr>
        <w:jc w:val="both"/>
        <w:rPr>
          <w:rFonts w:ascii="Arial" w:hAnsi="Arial" w:cs="Arial"/>
          <w:sz w:val="22"/>
          <w:szCs w:val="22"/>
        </w:rPr>
      </w:pPr>
      <w:r w:rsidRPr="008F4938">
        <w:rPr>
          <w:rFonts w:ascii="Arial" w:hAnsi="Arial" w:cs="Arial"/>
          <w:sz w:val="22"/>
          <w:szCs w:val="22"/>
        </w:rPr>
        <w:t>8.</w:t>
      </w:r>
      <w:r w:rsidRPr="008F4938">
        <w:rPr>
          <w:rFonts w:ascii="Arial" w:hAnsi="Arial" w:cs="Arial"/>
          <w:b/>
          <w:sz w:val="22"/>
          <w:szCs w:val="22"/>
        </w:rPr>
        <w:t xml:space="preserve"> RESPONSIBILITIES OF THE FCM</w:t>
      </w:r>
      <w:r w:rsidRPr="008F4938">
        <w:rPr>
          <w:rFonts w:ascii="Arial" w:hAnsi="Arial" w:cs="Arial"/>
          <w:sz w:val="22"/>
          <w:szCs w:val="22"/>
        </w:rPr>
        <w:t xml:space="preserve">.  Client recognizes that Advisor will transmit orders on his behalf to the FCM.  Advisor's responsibilities with respect to any of Client’s transactions shall be fulfilled at the time that a complete order has been transmitted to the FCM.  Advisor shall not be responsible for any acts, omissions, or errors of the FCM in executing such orders.  The FCM will furnish Client with confirmations of all transactions executed in the Account, monthly statements showing information concerning trading activities in the Account and other account statements customarily furnished by the FCM to customers.  Client authorizes the FCM to forward to Advisor copies of any confirmations, statements, or reports sent by FCM to Client.  Client understands that FCM, rather than Advisor, will have full custody of Client’s funds and investment positions.   </w:t>
      </w:r>
    </w:p>
    <w:p w14:paraId="6FFF9846" w14:textId="77777777" w:rsidR="003830D7" w:rsidRPr="008F4938" w:rsidRDefault="003830D7" w:rsidP="003830D7">
      <w:pPr>
        <w:jc w:val="both"/>
        <w:rPr>
          <w:rFonts w:ascii="Arial" w:hAnsi="Arial" w:cs="Arial"/>
          <w:sz w:val="22"/>
          <w:szCs w:val="22"/>
        </w:rPr>
      </w:pPr>
    </w:p>
    <w:p w14:paraId="3B81A526" w14:textId="77777777" w:rsidR="003830D7" w:rsidRPr="008F4938" w:rsidRDefault="003830D7" w:rsidP="003830D7">
      <w:pPr>
        <w:jc w:val="both"/>
        <w:rPr>
          <w:rFonts w:ascii="Arial" w:hAnsi="Arial" w:cs="Arial"/>
          <w:sz w:val="22"/>
          <w:szCs w:val="22"/>
        </w:rPr>
      </w:pPr>
      <w:r w:rsidRPr="008F4938">
        <w:rPr>
          <w:rFonts w:ascii="Arial" w:hAnsi="Arial" w:cs="Arial"/>
          <w:b/>
          <w:sz w:val="22"/>
          <w:szCs w:val="22"/>
        </w:rPr>
        <w:t>9. TERMS AND CONDITIONS FOR TERMINATION.</w:t>
      </w:r>
      <w:r w:rsidRPr="008F4938">
        <w:rPr>
          <w:rFonts w:ascii="Arial" w:hAnsi="Arial" w:cs="Arial"/>
          <w:sz w:val="22"/>
          <w:szCs w:val="22"/>
        </w:rPr>
        <w:t xml:space="preserve">  This Agreement shall terminate upon written notice by any party hereunder to the other party.  Notice shall be deemed given on the close of business on the day such notice is actually received by Advisor or Client.  This Agreement shall also automatically terminate upon written notice to Advisor of the death, legal disability, dissolution, or bankruptcy of Client.  Termination shall be effective on the date such written notice is deemed given pursuant to Section 15 of this Agreement.  If either party terminates this Agreement, the management fees and incentive fees shall be calculated (and, if due, paid) as if the termination date of the account were the end of the calendar month and year, respectively.  When either party terminates this Agreement, Client shall be liable for all costs, expenses, and losses incurred in liquidating open positions upon termination.</w:t>
      </w:r>
    </w:p>
    <w:p w14:paraId="77A9760C" w14:textId="77777777" w:rsidR="003830D7" w:rsidRPr="008F4938" w:rsidRDefault="003830D7" w:rsidP="003830D7">
      <w:pPr>
        <w:jc w:val="both"/>
        <w:rPr>
          <w:rFonts w:ascii="Arial" w:hAnsi="Arial" w:cs="Arial"/>
          <w:sz w:val="22"/>
          <w:szCs w:val="22"/>
        </w:rPr>
      </w:pPr>
    </w:p>
    <w:p w14:paraId="3B22A2FF" w14:textId="77777777" w:rsidR="003830D7" w:rsidRPr="008F4938" w:rsidRDefault="003830D7" w:rsidP="003830D7">
      <w:pPr>
        <w:jc w:val="both"/>
        <w:rPr>
          <w:rFonts w:ascii="Arial" w:hAnsi="Arial" w:cs="Arial"/>
          <w:sz w:val="22"/>
          <w:szCs w:val="22"/>
        </w:rPr>
      </w:pPr>
      <w:r w:rsidRPr="008F4938">
        <w:rPr>
          <w:rFonts w:ascii="Arial" w:hAnsi="Arial" w:cs="Arial"/>
          <w:b/>
          <w:sz w:val="22"/>
          <w:szCs w:val="22"/>
        </w:rPr>
        <w:t xml:space="preserve">10. MANAGEMENT OF OTHER ACCOUNTS BY THE ADVISOR, TRADING BY THE ADVISOR FOR ITS OWN ACCOUNT(S). </w:t>
      </w:r>
      <w:r w:rsidRPr="008F4938">
        <w:rPr>
          <w:rFonts w:ascii="Arial" w:hAnsi="Arial" w:cs="Arial"/>
          <w:sz w:val="22"/>
          <w:szCs w:val="22"/>
        </w:rPr>
        <w:t xml:space="preserve"> The services rendered hereunder are not exclusive and Client acknowledges that Advisor may manage other client accounts and intends to do so in the future.  Client acknowledges that Advisor reserves the right to charge management and incentive fees different from those described above for other accounts that it manages and need not notify client of waiver and reduction of fees for other client accounts.  Advisor and its principal(s) may trade futures and options for their own account(s).</w:t>
      </w:r>
    </w:p>
    <w:p w14:paraId="3AD3D532" w14:textId="77777777" w:rsidR="003830D7" w:rsidRPr="008F4938" w:rsidRDefault="003830D7" w:rsidP="003830D7">
      <w:pPr>
        <w:jc w:val="both"/>
        <w:rPr>
          <w:rFonts w:ascii="Arial" w:hAnsi="Arial" w:cs="Arial"/>
          <w:sz w:val="22"/>
          <w:szCs w:val="22"/>
        </w:rPr>
      </w:pPr>
    </w:p>
    <w:p w14:paraId="6BA6C0B8" w14:textId="77777777" w:rsidR="003830D7" w:rsidRPr="008F4938" w:rsidRDefault="003830D7" w:rsidP="003830D7">
      <w:pPr>
        <w:jc w:val="both"/>
        <w:rPr>
          <w:rFonts w:ascii="Arial" w:hAnsi="Arial" w:cs="Arial"/>
          <w:sz w:val="22"/>
          <w:szCs w:val="22"/>
        </w:rPr>
      </w:pPr>
      <w:r w:rsidRPr="008F4938">
        <w:rPr>
          <w:rFonts w:ascii="Arial" w:hAnsi="Arial" w:cs="Arial"/>
          <w:b/>
          <w:sz w:val="22"/>
          <w:szCs w:val="22"/>
        </w:rPr>
        <w:t xml:space="preserve">11. ASSIGNMENT. </w:t>
      </w:r>
      <w:r w:rsidRPr="008F4938">
        <w:rPr>
          <w:rFonts w:ascii="Arial" w:hAnsi="Arial" w:cs="Arial"/>
          <w:sz w:val="22"/>
          <w:szCs w:val="22"/>
        </w:rPr>
        <w:t xml:space="preserve"> This Agreement shall not be assignable by Client without the written consent of Advisor or by Advisor without notice to Client and shall be binding upon the parties hereto, their heirs, respective legal representatives and successors and assigns.</w:t>
      </w:r>
    </w:p>
    <w:p w14:paraId="773C3FB6" w14:textId="77777777" w:rsidR="003830D7" w:rsidRPr="008F4938" w:rsidRDefault="003830D7" w:rsidP="003830D7">
      <w:pPr>
        <w:jc w:val="both"/>
        <w:rPr>
          <w:rFonts w:ascii="Arial" w:hAnsi="Arial" w:cs="Arial"/>
          <w:sz w:val="22"/>
          <w:szCs w:val="22"/>
        </w:rPr>
      </w:pPr>
    </w:p>
    <w:p w14:paraId="5D652679" w14:textId="77777777" w:rsidR="003830D7" w:rsidRPr="008F4938" w:rsidRDefault="003830D7" w:rsidP="003830D7">
      <w:pPr>
        <w:jc w:val="both"/>
        <w:rPr>
          <w:rFonts w:ascii="Arial" w:hAnsi="Arial" w:cs="Arial"/>
          <w:sz w:val="22"/>
          <w:szCs w:val="22"/>
        </w:rPr>
      </w:pPr>
      <w:r w:rsidRPr="008F4938">
        <w:rPr>
          <w:rFonts w:ascii="Arial" w:hAnsi="Arial" w:cs="Arial"/>
          <w:b/>
          <w:sz w:val="22"/>
          <w:szCs w:val="22"/>
        </w:rPr>
        <w:t xml:space="preserve">12. GOVERNING LAW. </w:t>
      </w:r>
      <w:r w:rsidRPr="008F4938">
        <w:rPr>
          <w:rFonts w:ascii="Arial" w:hAnsi="Arial" w:cs="Arial"/>
          <w:sz w:val="22"/>
          <w:szCs w:val="22"/>
        </w:rPr>
        <w:t xml:space="preserve"> This Agreement shall be governed by and construed in accordance with the laws of the State of C</w:t>
      </w:r>
      <w:r w:rsidR="00AB3260">
        <w:rPr>
          <w:rFonts w:ascii="Arial" w:hAnsi="Arial" w:cs="Arial"/>
          <w:sz w:val="22"/>
          <w:szCs w:val="22"/>
        </w:rPr>
        <w:t>alifornia</w:t>
      </w:r>
      <w:r w:rsidRPr="008F4938">
        <w:rPr>
          <w:rFonts w:ascii="Arial" w:hAnsi="Arial" w:cs="Arial"/>
          <w:sz w:val="22"/>
          <w:szCs w:val="22"/>
        </w:rPr>
        <w:t xml:space="preserve">.  If any provision is found unenforceable, then this Agreement shall be enforced and construed as if that invalid provision did not appear.  </w:t>
      </w:r>
    </w:p>
    <w:p w14:paraId="0C81C574" w14:textId="77777777" w:rsidR="003830D7" w:rsidRPr="008F4938" w:rsidRDefault="003830D7" w:rsidP="003830D7">
      <w:pPr>
        <w:jc w:val="both"/>
        <w:rPr>
          <w:rFonts w:ascii="Arial" w:hAnsi="Arial" w:cs="Arial"/>
          <w:sz w:val="22"/>
          <w:szCs w:val="22"/>
        </w:rPr>
      </w:pPr>
    </w:p>
    <w:p w14:paraId="6980B048" w14:textId="77777777" w:rsidR="003830D7" w:rsidRPr="008F4938" w:rsidRDefault="003830D7" w:rsidP="003830D7">
      <w:pPr>
        <w:jc w:val="both"/>
        <w:rPr>
          <w:rFonts w:ascii="Arial" w:hAnsi="Arial" w:cs="Arial"/>
          <w:sz w:val="22"/>
          <w:szCs w:val="22"/>
        </w:rPr>
      </w:pPr>
      <w:r w:rsidRPr="008F4938">
        <w:rPr>
          <w:rFonts w:ascii="Arial" w:hAnsi="Arial" w:cs="Arial"/>
          <w:b/>
          <w:sz w:val="22"/>
          <w:szCs w:val="22"/>
        </w:rPr>
        <w:t xml:space="preserve">13. SECTION HEADINGS. </w:t>
      </w:r>
      <w:r w:rsidRPr="008F4938">
        <w:rPr>
          <w:rFonts w:ascii="Arial" w:hAnsi="Arial" w:cs="Arial"/>
          <w:sz w:val="22"/>
          <w:szCs w:val="22"/>
        </w:rPr>
        <w:t xml:space="preserve"> The section headings in this Agreement are for convenience of reference only and shall not be deemed to interpret or modify the provisions of the Agreement.</w:t>
      </w:r>
    </w:p>
    <w:p w14:paraId="08F79C64" w14:textId="77777777" w:rsidR="003830D7" w:rsidRPr="008F4938" w:rsidRDefault="003830D7" w:rsidP="003830D7">
      <w:pPr>
        <w:jc w:val="both"/>
        <w:rPr>
          <w:rFonts w:ascii="Arial" w:hAnsi="Arial" w:cs="Arial"/>
          <w:sz w:val="22"/>
          <w:szCs w:val="22"/>
        </w:rPr>
      </w:pPr>
    </w:p>
    <w:p w14:paraId="1E3760D4" w14:textId="505F37F8" w:rsidR="003830D7" w:rsidRPr="008F4938" w:rsidRDefault="003830D7" w:rsidP="003830D7">
      <w:pPr>
        <w:jc w:val="both"/>
        <w:rPr>
          <w:rFonts w:ascii="Arial" w:hAnsi="Arial" w:cs="Arial"/>
          <w:sz w:val="22"/>
          <w:szCs w:val="22"/>
        </w:rPr>
      </w:pPr>
      <w:r w:rsidRPr="008F4938">
        <w:rPr>
          <w:rFonts w:ascii="Arial" w:hAnsi="Arial" w:cs="Arial"/>
          <w:b/>
          <w:sz w:val="22"/>
          <w:szCs w:val="22"/>
        </w:rPr>
        <w:t xml:space="preserve">14. ENTIRE AGREEMENT.  </w:t>
      </w:r>
      <w:r w:rsidRPr="008F4938">
        <w:rPr>
          <w:rFonts w:ascii="Arial" w:hAnsi="Arial" w:cs="Arial"/>
          <w:sz w:val="22"/>
          <w:szCs w:val="22"/>
        </w:rPr>
        <w:t xml:space="preserve">This Agreement, the exhibits and the Agreement dated </w:t>
      </w:r>
      <w:r w:rsidR="00AB3260">
        <w:rPr>
          <w:rFonts w:ascii="Arial" w:hAnsi="Arial" w:cs="Arial"/>
          <w:sz w:val="22"/>
          <w:szCs w:val="22"/>
        </w:rPr>
        <w:t>___________</w:t>
      </w:r>
      <w:r w:rsidRPr="008F4938">
        <w:rPr>
          <w:rFonts w:ascii="Arial" w:hAnsi="Arial" w:cs="Arial"/>
          <w:sz w:val="22"/>
          <w:szCs w:val="22"/>
        </w:rPr>
        <w:t>, 20</w:t>
      </w:r>
      <w:r w:rsidR="006F2536">
        <w:rPr>
          <w:rFonts w:ascii="Arial" w:hAnsi="Arial" w:cs="Arial"/>
          <w:sz w:val="22"/>
          <w:szCs w:val="22"/>
        </w:rPr>
        <w:t>20</w:t>
      </w:r>
      <w:r w:rsidRPr="008F4938">
        <w:rPr>
          <w:rFonts w:ascii="Arial" w:hAnsi="Arial" w:cs="Arial"/>
          <w:sz w:val="22"/>
          <w:szCs w:val="22"/>
        </w:rPr>
        <w:t xml:space="preserve"> appended hereto contain the entire understanding between Advisor and </w:t>
      </w:r>
      <w:r w:rsidRPr="008F4938">
        <w:rPr>
          <w:rFonts w:ascii="Arial" w:hAnsi="Arial" w:cs="Arial"/>
          <w:sz w:val="22"/>
          <w:szCs w:val="22"/>
        </w:rPr>
        <w:lastRenderedPageBreak/>
        <w:t xml:space="preserve">Client with respect to commodity advisory matters; is intended to be the complete and exclusive expression of the agreement between Advisor and Client; supersedes any other agreements or understandings of the parties with respect to commodity advisory matters; and may only be amended by mutual written consent. </w:t>
      </w:r>
    </w:p>
    <w:p w14:paraId="4D8A56D8" w14:textId="77777777" w:rsidR="003830D7" w:rsidRPr="008F4938" w:rsidRDefault="003830D7" w:rsidP="003830D7">
      <w:pPr>
        <w:jc w:val="both"/>
        <w:rPr>
          <w:rFonts w:ascii="Arial" w:hAnsi="Arial" w:cs="Arial"/>
          <w:sz w:val="22"/>
          <w:szCs w:val="22"/>
        </w:rPr>
      </w:pPr>
    </w:p>
    <w:p w14:paraId="4F326E4A" w14:textId="77777777" w:rsidR="003830D7" w:rsidRPr="008F4938" w:rsidRDefault="003830D7" w:rsidP="003830D7">
      <w:pPr>
        <w:jc w:val="both"/>
        <w:rPr>
          <w:rFonts w:ascii="Arial" w:hAnsi="Arial" w:cs="Arial"/>
          <w:sz w:val="22"/>
          <w:szCs w:val="22"/>
        </w:rPr>
      </w:pPr>
      <w:r w:rsidRPr="008F4938">
        <w:rPr>
          <w:rFonts w:ascii="Arial" w:hAnsi="Arial" w:cs="Arial"/>
          <w:b/>
          <w:sz w:val="22"/>
          <w:szCs w:val="22"/>
        </w:rPr>
        <w:t>15. NOTICES.</w:t>
      </w:r>
      <w:r w:rsidRPr="008F4938">
        <w:rPr>
          <w:rFonts w:ascii="Arial" w:hAnsi="Arial" w:cs="Arial"/>
          <w:sz w:val="22"/>
          <w:szCs w:val="22"/>
        </w:rPr>
        <w:t xml:space="preserve">  Any notices required to be given shall be in writing and sent by (i) a recognized overnight courier service (e.g., Fedex, UPS or DHL) or (ii) by certified or registered mail, return receipt requested, and sent to the Advisor at </w:t>
      </w:r>
      <w:r w:rsidR="00AB3260">
        <w:rPr>
          <w:rFonts w:ascii="Arial" w:hAnsi="Arial" w:cs="Arial"/>
          <w:sz w:val="22"/>
          <w:szCs w:val="22"/>
        </w:rPr>
        <w:t>the address listed above this Agreement</w:t>
      </w:r>
      <w:r w:rsidRPr="008F4938">
        <w:rPr>
          <w:rFonts w:ascii="Arial" w:hAnsi="Arial" w:cs="Arial"/>
          <w:sz w:val="22"/>
          <w:szCs w:val="22"/>
        </w:rPr>
        <w:t>, and to Client at the address set forth below his signature to this Agreement.  Either party may change his address by giving notice in writing to the other party stating his new address.  Commencing on the tenth (10th) day after the giving of such notice, such newly designated address shall be the party's address for the purpose of all notices or communications required or permitted to be given pursuant to this Agreement.  Notices to Advisor from Client shall be deemed given as of the close of business on the day such notices are actually received by Advisor.</w:t>
      </w:r>
    </w:p>
    <w:p w14:paraId="5CBDF435" w14:textId="77777777" w:rsidR="003830D7" w:rsidRPr="008F4938" w:rsidRDefault="003830D7" w:rsidP="003830D7">
      <w:pPr>
        <w:jc w:val="both"/>
        <w:rPr>
          <w:rFonts w:ascii="Arial" w:hAnsi="Arial" w:cs="Arial"/>
          <w:sz w:val="22"/>
          <w:szCs w:val="22"/>
        </w:rPr>
      </w:pPr>
    </w:p>
    <w:p w14:paraId="7E4E8199" w14:textId="77777777" w:rsidR="003830D7" w:rsidRPr="008F4938" w:rsidRDefault="003830D7" w:rsidP="003830D7">
      <w:pPr>
        <w:jc w:val="both"/>
        <w:rPr>
          <w:rFonts w:ascii="Arial" w:hAnsi="Arial" w:cs="Arial"/>
          <w:sz w:val="22"/>
          <w:szCs w:val="22"/>
        </w:rPr>
      </w:pPr>
      <w:r w:rsidRPr="008F4938">
        <w:rPr>
          <w:rFonts w:ascii="Arial" w:hAnsi="Arial" w:cs="Arial"/>
          <w:b/>
          <w:sz w:val="22"/>
          <w:szCs w:val="22"/>
        </w:rPr>
        <w:t>16. CONFIDENTIALITY.</w:t>
      </w:r>
      <w:r w:rsidRPr="008F4938">
        <w:rPr>
          <w:rFonts w:ascii="Arial" w:hAnsi="Arial" w:cs="Arial"/>
          <w:sz w:val="22"/>
          <w:szCs w:val="22"/>
        </w:rPr>
        <w:t xml:space="preserve">  Client understands that the trading method employed by Advisor is proprietary and that the advice provided hereunder by Advisor is for the exclusive use of Client.  Client agrees not to disclose any of Advisor's trading recommendations, advice, or analysis to any third party without Advisor's prior written consent.  Client agrees to treat all such communication related to the Account as confidential.</w:t>
      </w:r>
    </w:p>
    <w:p w14:paraId="24CEBD73" w14:textId="77777777" w:rsidR="003830D7" w:rsidRPr="008F4938" w:rsidRDefault="003830D7" w:rsidP="003830D7">
      <w:pPr>
        <w:jc w:val="both"/>
        <w:rPr>
          <w:rFonts w:ascii="Arial" w:hAnsi="Arial" w:cs="Arial"/>
          <w:sz w:val="22"/>
          <w:szCs w:val="22"/>
        </w:rPr>
      </w:pPr>
    </w:p>
    <w:p w14:paraId="2A46A9CA" w14:textId="77777777" w:rsidR="003830D7" w:rsidRPr="008F4938" w:rsidRDefault="003830D7" w:rsidP="003830D7">
      <w:pPr>
        <w:jc w:val="both"/>
        <w:rPr>
          <w:rFonts w:ascii="Arial" w:hAnsi="Arial" w:cs="Arial"/>
          <w:sz w:val="22"/>
          <w:szCs w:val="22"/>
        </w:rPr>
      </w:pPr>
      <w:r w:rsidRPr="008F4938">
        <w:rPr>
          <w:rFonts w:ascii="Arial" w:hAnsi="Arial" w:cs="Arial"/>
          <w:b/>
          <w:sz w:val="22"/>
          <w:szCs w:val="22"/>
        </w:rPr>
        <w:t xml:space="preserve">17. JURISDICTION.  </w:t>
      </w:r>
      <w:r w:rsidRPr="008F4938">
        <w:rPr>
          <w:rFonts w:ascii="Arial" w:hAnsi="Arial" w:cs="Arial"/>
          <w:sz w:val="22"/>
          <w:szCs w:val="22"/>
        </w:rPr>
        <w:t xml:space="preserve">The parties agree that any action or proceeding covered hereby shall be resolved, whether by arbitration or otherwise, within the State of </w:t>
      </w:r>
      <w:r w:rsidR="00B9489E">
        <w:rPr>
          <w:rFonts w:ascii="Arial" w:hAnsi="Arial" w:cs="Arial"/>
          <w:sz w:val="22"/>
          <w:szCs w:val="22"/>
        </w:rPr>
        <w:t>California</w:t>
      </w:r>
      <w:r w:rsidRPr="008F4938">
        <w:rPr>
          <w:rFonts w:ascii="Arial" w:hAnsi="Arial" w:cs="Arial"/>
          <w:sz w:val="22"/>
          <w:szCs w:val="22"/>
        </w:rPr>
        <w:t>.  Accordingly, the parties:  (a) agree to service of process in any legal proceeding by sending copies thereof by (i) a recognized overnight courier service (e.g., Fedex, UPS or DHL) or (ii) by registered or certified mail, if practicable (postage prepaid) to the other party at the address set forth in this Agreement or updated as provided in Paragraph 15 hereof, and (b) consent and submit to the jurisdiction of the federal and state courts located within such state.</w:t>
      </w:r>
    </w:p>
    <w:p w14:paraId="73EC6905" w14:textId="77777777" w:rsidR="003830D7" w:rsidRPr="008F4938" w:rsidRDefault="003830D7" w:rsidP="003830D7">
      <w:pPr>
        <w:jc w:val="both"/>
        <w:rPr>
          <w:rFonts w:ascii="Arial" w:hAnsi="Arial" w:cs="Arial"/>
          <w:sz w:val="22"/>
          <w:szCs w:val="22"/>
        </w:rPr>
      </w:pPr>
    </w:p>
    <w:p w14:paraId="4F85DF53" w14:textId="77777777" w:rsidR="003830D7" w:rsidRPr="008F4938" w:rsidRDefault="003830D7" w:rsidP="003830D7">
      <w:pPr>
        <w:jc w:val="both"/>
        <w:rPr>
          <w:rFonts w:ascii="Arial" w:hAnsi="Arial" w:cs="Arial"/>
          <w:sz w:val="22"/>
          <w:szCs w:val="22"/>
        </w:rPr>
      </w:pPr>
      <w:r w:rsidRPr="008F4938">
        <w:rPr>
          <w:rFonts w:ascii="Arial" w:hAnsi="Arial" w:cs="Arial"/>
          <w:b/>
          <w:sz w:val="22"/>
          <w:szCs w:val="22"/>
        </w:rPr>
        <w:t>18. JOINT UNDERTAKING.</w:t>
      </w:r>
      <w:r w:rsidRPr="008F4938">
        <w:rPr>
          <w:rFonts w:ascii="Arial" w:hAnsi="Arial" w:cs="Arial"/>
          <w:sz w:val="22"/>
          <w:szCs w:val="22"/>
        </w:rPr>
        <w:t xml:space="preserve">  If more than one person is signing this Agreement as Client, each undertaking herein shall be a joint and several undertaking of all such persons, and the foregoing grant of power of attorney and authority to Advisor shall be a joint and several grant by all such persons.  Action of any one Client pursuant to this Agreement shall bind all such Clients.  An Account in joint names creates a joint tenancy with right of survivorship and not a tenancy in common.</w:t>
      </w:r>
    </w:p>
    <w:p w14:paraId="5DD54C64" w14:textId="77777777" w:rsidR="003830D7" w:rsidRPr="008F4938" w:rsidRDefault="003830D7" w:rsidP="003830D7">
      <w:pPr>
        <w:jc w:val="both"/>
        <w:rPr>
          <w:rFonts w:ascii="Arial" w:hAnsi="Arial" w:cs="Arial"/>
          <w:sz w:val="22"/>
          <w:szCs w:val="22"/>
        </w:rPr>
      </w:pPr>
    </w:p>
    <w:p w14:paraId="5AE07EFB" w14:textId="77777777" w:rsidR="003830D7" w:rsidRPr="008F4938" w:rsidRDefault="003830D7" w:rsidP="003830D7">
      <w:pPr>
        <w:jc w:val="both"/>
        <w:rPr>
          <w:rFonts w:ascii="Arial" w:hAnsi="Arial" w:cs="Arial"/>
          <w:sz w:val="22"/>
          <w:szCs w:val="22"/>
        </w:rPr>
      </w:pPr>
      <w:r w:rsidRPr="008F4938">
        <w:rPr>
          <w:rFonts w:ascii="Arial" w:hAnsi="Arial" w:cs="Arial"/>
          <w:b/>
          <w:sz w:val="22"/>
          <w:szCs w:val="22"/>
        </w:rPr>
        <w:t xml:space="preserve">19. COUNTERPARTS. </w:t>
      </w:r>
      <w:r w:rsidRPr="008F4938">
        <w:rPr>
          <w:rFonts w:ascii="Arial" w:hAnsi="Arial" w:cs="Arial"/>
          <w:sz w:val="22"/>
          <w:szCs w:val="22"/>
        </w:rPr>
        <w:t xml:space="preserve"> This Agreement may be executed in one or more counterparts each of which shall, however, together constitute one and the s</w:t>
      </w:r>
      <w:r w:rsidR="00D51B94">
        <w:rPr>
          <w:rFonts w:ascii="Arial" w:hAnsi="Arial" w:cs="Arial"/>
          <w:sz w:val="22"/>
          <w:szCs w:val="22"/>
        </w:rPr>
        <w:t>a</w:t>
      </w:r>
      <w:r w:rsidRPr="008F4938">
        <w:rPr>
          <w:rFonts w:ascii="Arial" w:hAnsi="Arial" w:cs="Arial"/>
          <w:sz w:val="22"/>
          <w:szCs w:val="22"/>
        </w:rPr>
        <w:t>me document. This Agreement may be executed by facsimile or Portable Document Format (“PDF”) transmission.</w:t>
      </w:r>
    </w:p>
    <w:p w14:paraId="7174372D" w14:textId="77777777" w:rsidR="003830D7" w:rsidRPr="008F4938" w:rsidRDefault="003830D7" w:rsidP="003830D7">
      <w:pPr>
        <w:jc w:val="both"/>
        <w:rPr>
          <w:rFonts w:ascii="Arial" w:hAnsi="Arial" w:cs="Arial"/>
          <w:sz w:val="22"/>
          <w:szCs w:val="22"/>
        </w:rPr>
      </w:pPr>
    </w:p>
    <w:p w14:paraId="1275AAF1" w14:textId="77777777" w:rsidR="003830D7" w:rsidRPr="008F4938" w:rsidRDefault="003830D7" w:rsidP="003830D7">
      <w:pPr>
        <w:jc w:val="both"/>
        <w:rPr>
          <w:rFonts w:ascii="Arial" w:hAnsi="Arial" w:cs="Arial"/>
          <w:sz w:val="22"/>
          <w:szCs w:val="22"/>
        </w:rPr>
      </w:pPr>
      <w:r w:rsidRPr="008F4938">
        <w:rPr>
          <w:rFonts w:ascii="Arial" w:hAnsi="Arial" w:cs="Arial"/>
          <w:sz w:val="22"/>
          <w:szCs w:val="22"/>
        </w:rPr>
        <w:t>IN WITNESS WHEREOF, the parties have caused this Advisory Agreement to be duly executed as of the _____day of ______________20__.</w:t>
      </w:r>
    </w:p>
    <w:p w14:paraId="472BA11D" w14:textId="77777777" w:rsidR="003830D7" w:rsidRPr="008F4938" w:rsidRDefault="003830D7" w:rsidP="003830D7">
      <w:pPr>
        <w:jc w:val="both"/>
        <w:rPr>
          <w:rFonts w:ascii="Arial" w:hAnsi="Arial" w:cs="Arial"/>
          <w:sz w:val="22"/>
          <w:szCs w:val="22"/>
        </w:rPr>
      </w:pPr>
    </w:p>
    <w:p w14:paraId="6FD0ACE6" w14:textId="77777777" w:rsidR="003830D7" w:rsidRPr="008F4938" w:rsidRDefault="003830D7" w:rsidP="003830D7">
      <w:pPr>
        <w:jc w:val="both"/>
        <w:rPr>
          <w:rFonts w:ascii="Arial" w:hAnsi="Arial" w:cs="Arial"/>
          <w:sz w:val="22"/>
          <w:szCs w:val="22"/>
        </w:rPr>
      </w:pPr>
    </w:p>
    <w:p w14:paraId="3385EBD1" w14:textId="77777777" w:rsidR="003830D7" w:rsidRPr="008F4938" w:rsidRDefault="003830D7" w:rsidP="003830D7">
      <w:pPr>
        <w:jc w:val="both"/>
        <w:rPr>
          <w:rFonts w:ascii="Arial" w:hAnsi="Arial" w:cs="Arial"/>
          <w:sz w:val="22"/>
          <w:szCs w:val="22"/>
        </w:rPr>
      </w:pPr>
      <w:r w:rsidRPr="008F4938">
        <w:rPr>
          <w:rFonts w:ascii="Arial" w:hAnsi="Arial" w:cs="Arial"/>
          <w:sz w:val="22"/>
          <w:szCs w:val="22"/>
        </w:rPr>
        <w:lastRenderedPageBreak/>
        <w:t>X____________________________</w:t>
      </w:r>
      <w:r w:rsidRPr="008F4938">
        <w:rPr>
          <w:rFonts w:ascii="Arial" w:hAnsi="Arial" w:cs="Arial"/>
          <w:sz w:val="22"/>
          <w:szCs w:val="22"/>
        </w:rPr>
        <w:tab/>
        <w:t xml:space="preserve">          X ______________________________</w:t>
      </w:r>
    </w:p>
    <w:p w14:paraId="33B478EF" w14:textId="77777777" w:rsidR="003830D7" w:rsidRPr="008F4938" w:rsidRDefault="003830D7" w:rsidP="003830D7">
      <w:pPr>
        <w:jc w:val="both"/>
        <w:rPr>
          <w:rFonts w:ascii="Arial" w:hAnsi="Arial" w:cs="Arial"/>
          <w:sz w:val="22"/>
          <w:szCs w:val="22"/>
        </w:rPr>
      </w:pPr>
      <w:r w:rsidRPr="008F4938">
        <w:rPr>
          <w:rFonts w:ascii="Arial" w:hAnsi="Arial" w:cs="Arial"/>
          <w:sz w:val="22"/>
          <w:szCs w:val="22"/>
        </w:rPr>
        <w:t>Client’s Signature</w:t>
      </w:r>
      <w:r w:rsidRPr="008F4938">
        <w:rPr>
          <w:rFonts w:ascii="Arial" w:hAnsi="Arial" w:cs="Arial"/>
          <w:sz w:val="22"/>
          <w:szCs w:val="22"/>
        </w:rPr>
        <w:tab/>
        <w:t xml:space="preserve">                                     Joint Client’s Signature</w:t>
      </w:r>
    </w:p>
    <w:p w14:paraId="2D9031A8" w14:textId="77777777" w:rsidR="003830D7" w:rsidRPr="008F4938" w:rsidRDefault="003830D7" w:rsidP="003830D7">
      <w:pPr>
        <w:jc w:val="both"/>
        <w:rPr>
          <w:rFonts w:ascii="Arial" w:hAnsi="Arial" w:cs="Arial"/>
          <w:sz w:val="22"/>
          <w:szCs w:val="22"/>
        </w:rPr>
      </w:pPr>
    </w:p>
    <w:p w14:paraId="0FCDC2CA" w14:textId="77777777" w:rsidR="003830D7" w:rsidRPr="008F4938" w:rsidRDefault="003830D7" w:rsidP="003830D7">
      <w:pPr>
        <w:jc w:val="both"/>
        <w:rPr>
          <w:rFonts w:ascii="Arial" w:hAnsi="Arial" w:cs="Arial"/>
          <w:sz w:val="22"/>
          <w:szCs w:val="22"/>
        </w:rPr>
      </w:pPr>
      <w:r w:rsidRPr="008F4938">
        <w:rPr>
          <w:rFonts w:ascii="Arial" w:hAnsi="Arial" w:cs="Arial"/>
          <w:sz w:val="22"/>
          <w:szCs w:val="22"/>
        </w:rPr>
        <w:t>____________________________</w:t>
      </w:r>
      <w:r w:rsidRPr="008F4938">
        <w:rPr>
          <w:rFonts w:ascii="Arial" w:hAnsi="Arial" w:cs="Arial"/>
          <w:sz w:val="22"/>
          <w:szCs w:val="22"/>
        </w:rPr>
        <w:tab/>
        <w:t xml:space="preserve">       </w:t>
      </w:r>
      <w:r>
        <w:rPr>
          <w:rFonts w:ascii="Arial" w:hAnsi="Arial" w:cs="Arial"/>
          <w:sz w:val="22"/>
          <w:szCs w:val="22"/>
        </w:rPr>
        <w:t xml:space="preserve">    </w:t>
      </w:r>
      <w:r w:rsidRPr="008F4938">
        <w:rPr>
          <w:rFonts w:ascii="Arial" w:hAnsi="Arial" w:cs="Arial"/>
          <w:sz w:val="22"/>
          <w:szCs w:val="22"/>
        </w:rPr>
        <w:t xml:space="preserve">   ______________________________</w:t>
      </w:r>
    </w:p>
    <w:p w14:paraId="63B6812B" w14:textId="77777777" w:rsidR="003830D7" w:rsidRPr="008F4938" w:rsidRDefault="003830D7" w:rsidP="003830D7">
      <w:pPr>
        <w:jc w:val="both"/>
        <w:rPr>
          <w:rFonts w:ascii="Arial" w:hAnsi="Arial" w:cs="Arial"/>
          <w:sz w:val="22"/>
          <w:szCs w:val="22"/>
        </w:rPr>
      </w:pPr>
      <w:r w:rsidRPr="008F4938">
        <w:rPr>
          <w:rFonts w:ascii="Arial" w:hAnsi="Arial" w:cs="Arial"/>
          <w:sz w:val="22"/>
          <w:szCs w:val="22"/>
        </w:rPr>
        <w:t>Client’s Name and Title</w:t>
      </w:r>
      <w:r w:rsidRPr="008F4938">
        <w:rPr>
          <w:rFonts w:ascii="Arial" w:hAnsi="Arial" w:cs="Arial"/>
          <w:sz w:val="22"/>
          <w:szCs w:val="22"/>
        </w:rPr>
        <w:tab/>
        <w:t xml:space="preserve">                         Joint Client’s Name and Title</w:t>
      </w:r>
    </w:p>
    <w:p w14:paraId="6B863AE4" w14:textId="77777777" w:rsidR="003830D7" w:rsidRPr="008F4938" w:rsidRDefault="003830D7" w:rsidP="003830D7">
      <w:pPr>
        <w:jc w:val="both"/>
        <w:rPr>
          <w:rFonts w:ascii="Arial" w:hAnsi="Arial" w:cs="Arial"/>
          <w:sz w:val="22"/>
          <w:szCs w:val="22"/>
        </w:rPr>
      </w:pPr>
      <w:r w:rsidRPr="008F4938">
        <w:rPr>
          <w:rFonts w:ascii="Arial" w:hAnsi="Arial" w:cs="Arial"/>
          <w:sz w:val="22"/>
          <w:szCs w:val="22"/>
        </w:rPr>
        <w:t>____________________________</w:t>
      </w:r>
      <w:r w:rsidRPr="008F4938">
        <w:rPr>
          <w:rFonts w:ascii="Arial" w:hAnsi="Arial" w:cs="Arial"/>
          <w:sz w:val="22"/>
          <w:szCs w:val="22"/>
        </w:rPr>
        <w:tab/>
        <w:t xml:space="preserve">          ______________________________</w:t>
      </w:r>
    </w:p>
    <w:p w14:paraId="178E28BA" w14:textId="77777777" w:rsidR="003830D7" w:rsidRPr="008F4938" w:rsidRDefault="003830D7" w:rsidP="003830D7">
      <w:pPr>
        <w:jc w:val="both"/>
        <w:rPr>
          <w:rFonts w:ascii="Arial" w:hAnsi="Arial" w:cs="Arial"/>
          <w:sz w:val="22"/>
          <w:szCs w:val="22"/>
        </w:rPr>
      </w:pPr>
      <w:r w:rsidRPr="008F4938">
        <w:rPr>
          <w:rFonts w:ascii="Arial" w:hAnsi="Arial" w:cs="Arial"/>
          <w:sz w:val="22"/>
          <w:szCs w:val="22"/>
        </w:rPr>
        <w:t>____________________________</w:t>
      </w:r>
      <w:r w:rsidRPr="008F4938">
        <w:rPr>
          <w:rFonts w:ascii="Arial" w:hAnsi="Arial" w:cs="Arial"/>
          <w:sz w:val="22"/>
          <w:szCs w:val="22"/>
        </w:rPr>
        <w:tab/>
        <w:t xml:space="preserve">          ______________________________</w:t>
      </w:r>
    </w:p>
    <w:p w14:paraId="43BD30A0" w14:textId="77777777" w:rsidR="003830D7" w:rsidRPr="008F4938" w:rsidRDefault="003830D7" w:rsidP="003830D7">
      <w:pPr>
        <w:jc w:val="both"/>
        <w:rPr>
          <w:rFonts w:ascii="Arial" w:hAnsi="Arial" w:cs="Arial"/>
          <w:sz w:val="22"/>
          <w:szCs w:val="22"/>
        </w:rPr>
      </w:pPr>
      <w:r w:rsidRPr="008F4938">
        <w:rPr>
          <w:rFonts w:ascii="Arial" w:hAnsi="Arial" w:cs="Arial"/>
          <w:sz w:val="22"/>
          <w:szCs w:val="22"/>
        </w:rPr>
        <w:t>____________________________</w:t>
      </w:r>
      <w:r w:rsidRPr="008F4938">
        <w:rPr>
          <w:rFonts w:ascii="Arial" w:hAnsi="Arial" w:cs="Arial"/>
          <w:sz w:val="22"/>
          <w:szCs w:val="22"/>
        </w:rPr>
        <w:tab/>
        <w:t xml:space="preserve">          ______________________________</w:t>
      </w:r>
    </w:p>
    <w:p w14:paraId="4BFF47C9" w14:textId="77777777" w:rsidR="003830D7" w:rsidRPr="008F4938" w:rsidRDefault="003830D7" w:rsidP="003830D7">
      <w:pPr>
        <w:jc w:val="both"/>
        <w:rPr>
          <w:rFonts w:ascii="Arial" w:hAnsi="Arial" w:cs="Arial"/>
          <w:sz w:val="22"/>
          <w:szCs w:val="22"/>
        </w:rPr>
      </w:pPr>
      <w:r w:rsidRPr="008F4938">
        <w:rPr>
          <w:rFonts w:ascii="Arial" w:hAnsi="Arial" w:cs="Arial"/>
          <w:sz w:val="22"/>
          <w:szCs w:val="22"/>
        </w:rPr>
        <w:t>Client’s Address &amp; Telephone</w:t>
      </w:r>
      <w:r w:rsidRPr="008F4938">
        <w:rPr>
          <w:rFonts w:ascii="Arial" w:hAnsi="Arial" w:cs="Arial"/>
          <w:sz w:val="22"/>
          <w:szCs w:val="22"/>
        </w:rPr>
        <w:tab/>
        <w:t xml:space="preserve">          Joint Client’s Address &amp; Telephone</w:t>
      </w:r>
    </w:p>
    <w:p w14:paraId="1B71C5CF" w14:textId="77777777" w:rsidR="003830D7" w:rsidRPr="008F4938" w:rsidRDefault="003830D7" w:rsidP="003830D7">
      <w:pPr>
        <w:jc w:val="both"/>
        <w:rPr>
          <w:rFonts w:ascii="Arial" w:hAnsi="Arial" w:cs="Arial"/>
          <w:sz w:val="22"/>
          <w:szCs w:val="22"/>
        </w:rPr>
      </w:pPr>
    </w:p>
    <w:p w14:paraId="76BE5D3A" w14:textId="77777777" w:rsidR="003830D7" w:rsidRPr="008F4938" w:rsidRDefault="003830D7" w:rsidP="003830D7">
      <w:pPr>
        <w:jc w:val="both"/>
        <w:rPr>
          <w:rFonts w:ascii="Arial" w:hAnsi="Arial" w:cs="Arial"/>
          <w:sz w:val="22"/>
          <w:szCs w:val="22"/>
        </w:rPr>
      </w:pPr>
    </w:p>
    <w:p w14:paraId="000B81C5" w14:textId="77777777" w:rsidR="003830D7" w:rsidRPr="008F4938" w:rsidRDefault="003830D7" w:rsidP="003830D7">
      <w:pPr>
        <w:jc w:val="both"/>
        <w:rPr>
          <w:rFonts w:ascii="Arial" w:hAnsi="Arial" w:cs="Arial"/>
          <w:sz w:val="22"/>
          <w:szCs w:val="22"/>
        </w:rPr>
      </w:pPr>
      <w:r>
        <w:rPr>
          <w:rFonts w:ascii="Arial" w:hAnsi="Arial" w:cs="Arial"/>
          <w:sz w:val="22"/>
          <w:szCs w:val="22"/>
        </w:rPr>
        <w:t>Ryan De</w:t>
      </w:r>
      <w:r w:rsidR="00C92DF1">
        <w:rPr>
          <w:rFonts w:ascii="Arial" w:hAnsi="Arial" w:cs="Arial"/>
          <w:sz w:val="22"/>
          <w:szCs w:val="22"/>
        </w:rPr>
        <w:t>G</w:t>
      </w:r>
      <w:r>
        <w:rPr>
          <w:rFonts w:ascii="Arial" w:hAnsi="Arial" w:cs="Arial"/>
          <w:sz w:val="22"/>
          <w:szCs w:val="22"/>
        </w:rPr>
        <w:t>ari</w:t>
      </w:r>
      <w:r w:rsidR="008B7768">
        <w:rPr>
          <w:rFonts w:ascii="Arial" w:hAnsi="Arial" w:cs="Arial"/>
          <w:sz w:val="22"/>
          <w:szCs w:val="22"/>
        </w:rPr>
        <w:t>s</w:t>
      </w:r>
    </w:p>
    <w:p w14:paraId="547E143E" w14:textId="77777777" w:rsidR="003830D7" w:rsidRPr="008F4938" w:rsidRDefault="003830D7" w:rsidP="003830D7">
      <w:pPr>
        <w:jc w:val="both"/>
        <w:rPr>
          <w:rFonts w:ascii="Arial" w:hAnsi="Arial" w:cs="Arial"/>
          <w:sz w:val="22"/>
          <w:szCs w:val="22"/>
        </w:rPr>
      </w:pPr>
    </w:p>
    <w:p w14:paraId="03DB78C7" w14:textId="77777777" w:rsidR="003830D7" w:rsidRPr="008F4938" w:rsidRDefault="003830D7" w:rsidP="003830D7">
      <w:pPr>
        <w:jc w:val="both"/>
        <w:rPr>
          <w:rFonts w:ascii="Arial" w:hAnsi="Arial" w:cs="Arial"/>
          <w:sz w:val="22"/>
          <w:szCs w:val="22"/>
        </w:rPr>
      </w:pPr>
      <w:r w:rsidRPr="008F4938">
        <w:rPr>
          <w:rFonts w:ascii="Arial" w:hAnsi="Arial" w:cs="Arial"/>
          <w:sz w:val="22"/>
          <w:szCs w:val="22"/>
        </w:rPr>
        <w:t>By: ____________________________</w:t>
      </w:r>
    </w:p>
    <w:p w14:paraId="15B51AC6" w14:textId="77777777" w:rsidR="003830D7" w:rsidRDefault="003830D7" w:rsidP="003830D7">
      <w:pPr>
        <w:jc w:val="both"/>
        <w:rPr>
          <w:rFonts w:ascii="Arial" w:hAnsi="Arial" w:cs="Arial"/>
          <w:sz w:val="22"/>
          <w:szCs w:val="22"/>
        </w:rPr>
      </w:pPr>
      <w:r w:rsidRPr="008F4938">
        <w:rPr>
          <w:rFonts w:ascii="Arial" w:hAnsi="Arial" w:cs="Arial"/>
          <w:sz w:val="22"/>
          <w:szCs w:val="22"/>
        </w:rPr>
        <w:t xml:space="preserve">       </w:t>
      </w:r>
      <w:r>
        <w:rPr>
          <w:rFonts w:ascii="Arial" w:hAnsi="Arial" w:cs="Arial"/>
          <w:sz w:val="22"/>
          <w:szCs w:val="22"/>
        </w:rPr>
        <w:t>Ryan De</w:t>
      </w:r>
      <w:r w:rsidR="00C92DF1">
        <w:rPr>
          <w:rFonts w:ascii="Arial" w:hAnsi="Arial" w:cs="Arial"/>
          <w:sz w:val="22"/>
          <w:szCs w:val="22"/>
        </w:rPr>
        <w:t>G</w:t>
      </w:r>
      <w:r>
        <w:rPr>
          <w:rFonts w:ascii="Arial" w:hAnsi="Arial" w:cs="Arial"/>
          <w:sz w:val="22"/>
          <w:szCs w:val="22"/>
        </w:rPr>
        <w:t>aris</w:t>
      </w:r>
      <w:r w:rsidRPr="008F4938">
        <w:rPr>
          <w:rFonts w:ascii="Arial" w:hAnsi="Arial" w:cs="Arial"/>
          <w:sz w:val="22"/>
          <w:szCs w:val="22"/>
        </w:rPr>
        <w:t>, its Principal</w:t>
      </w:r>
    </w:p>
    <w:p w14:paraId="5FD0E569" w14:textId="77777777" w:rsidR="003830D7" w:rsidRDefault="003830D7" w:rsidP="003830D7">
      <w:pPr>
        <w:jc w:val="center"/>
        <w:rPr>
          <w:rFonts w:ascii="Arial" w:hAnsi="Arial" w:cs="Arial"/>
          <w:szCs w:val="24"/>
        </w:rPr>
      </w:pPr>
    </w:p>
    <w:p w14:paraId="6BFDD1EC" w14:textId="77777777" w:rsidR="003830D7" w:rsidRDefault="003830D7" w:rsidP="003830D7">
      <w:pPr>
        <w:jc w:val="center"/>
        <w:rPr>
          <w:rFonts w:ascii="Arial" w:hAnsi="Arial" w:cs="Arial"/>
          <w:szCs w:val="24"/>
        </w:rPr>
      </w:pPr>
    </w:p>
    <w:p w14:paraId="036B3057" w14:textId="77777777" w:rsidR="003830D7" w:rsidRDefault="003830D7" w:rsidP="003830D7">
      <w:pPr>
        <w:jc w:val="center"/>
        <w:rPr>
          <w:rFonts w:ascii="Arial" w:hAnsi="Arial" w:cs="Arial"/>
          <w:szCs w:val="24"/>
        </w:rPr>
      </w:pPr>
    </w:p>
    <w:p w14:paraId="422A38C5" w14:textId="77777777" w:rsidR="003830D7" w:rsidRPr="008F4938" w:rsidRDefault="003830D7" w:rsidP="003830D7">
      <w:pPr>
        <w:jc w:val="center"/>
        <w:rPr>
          <w:rFonts w:ascii="Arial" w:hAnsi="Arial" w:cs="Arial"/>
          <w:sz w:val="22"/>
          <w:szCs w:val="22"/>
        </w:rPr>
      </w:pPr>
      <w:r w:rsidRPr="00655E45">
        <w:rPr>
          <w:rFonts w:ascii="Arial" w:hAnsi="Arial" w:cs="Arial"/>
          <w:szCs w:val="24"/>
        </w:rPr>
        <w:t>Ryan Degaris</w:t>
      </w:r>
    </w:p>
    <w:p w14:paraId="68D0BC20" w14:textId="6FF31329" w:rsidR="003830D7" w:rsidRPr="00655E45" w:rsidRDefault="00901D9A" w:rsidP="003830D7">
      <w:pPr>
        <w:jc w:val="center"/>
        <w:rPr>
          <w:rFonts w:ascii="Arial" w:hAnsi="Arial" w:cs="Arial"/>
          <w:szCs w:val="24"/>
        </w:rPr>
      </w:pPr>
      <w:r>
        <w:rPr>
          <w:rFonts w:ascii="Arial" w:hAnsi="Arial" w:cs="Arial"/>
          <w:szCs w:val="24"/>
        </w:rPr>
        <w:t>44885 Bouchaine St</w:t>
      </w:r>
    </w:p>
    <w:p w14:paraId="2ACDFA4F" w14:textId="4F69D801" w:rsidR="003830D7" w:rsidRPr="00612E43" w:rsidRDefault="00901D9A" w:rsidP="003830D7">
      <w:pPr>
        <w:jc w:val="center"/>
        <w:rPr>
          <w:rFonts w:ascii="Arial" w:hAnsi="Arial" w:cs="Arial"/>
          <w:szCs w:val="24"/>
        </w:rPr>
      </w:pPr>
      <w:r>
        <w:rPr>
          <w:rFonts w:ascii="Arial" w:hAnsi="Arial" w:cs="Arial"/>
          <w:szCs w:val="24"/>
        </w:rPr>
        <w:t>Temecula</w:t>
      </w:r>
      <w:r w:rsidR="003830D7" w:rsidRPr="00612E43">
        <w:rPr>
          <w:rFonts w:ascii="Arial" w:hAnsi="Arial" w:cs="Arial"/>
          <w:szCs w:val="24"/>
        </w:rPr>
        <w:t>, CA  9</w:t>
      </w:r>
      <w:r w:rsidR="002B0464">
        <w:rPr>
          <w:rFonts w:ascii="Arial" w:hAnsi="Arial" w:cs="Arial"/>
          <w:szCs w:val="24"/>
        </w:rPr>
        <w:t>2</w:t>
      </w:r>
      <w:r>
        <w:rPr>
          <w:rFonts w:ascii="Arial" w:hAnsi="Arial" w:cs="Arial"/>
          <w:szCs w:val="24"/>
        </w:rPr>
        <w:t>592</w:t>
      </w:r>
    </w:p>
    <w:p w14:paraId="3B0864A4" w14:textId="77777777" w:rsidR="003830D7" w:rsidRDefault="003830D7" w:rsidP="003830D7">
      <w:pPr>
        <w:jc w:val="center"/>
        <w:rPr>
          <w:rFonts w:ascii="Arial" w:hAnsi="Arial" w:cs="Arial"/>
          <w:szCs w:val="24"/>
        </w:rPr>
      </w:pPr>
      <w:r w:rsidRPr="00612E43">
        <w:rPr>
          <w:rFonts w:ascii="Arial" w:hAnsi="Arial" w:cs="Arial"/>
          <w:szCs w:val="24"/>
        </w:rPr>
        <w:t>(951) 813-0953</w:t>
      </w:r>
    </w:p>
    <w:p w14:paraId="4C09CD68" w14:textId="77777777" w:rsidR="003830D7" w:rsidRPr="00612E43" w:rsidRDefault="00000000" w:rsidP="003830D7">
      <w:pPr>
        <w:jc w:val="center"/>
        <w:rPr>
          <w:rFonts w:ascii="Arial" w:hAnsi="Arial" w:cs="Arial"/>
          <w:szCs w:val="24"/>
        </w:rPr>
      </w:pPr>
      <w:hyperlink r:id="rId35" w:history="1">
        <w:r w:rsidR="00325429" w:rsidRPr="00D62667">
          <w:rPr>
            <w:rStyle w:val="Hyperlink"/>
            <w:rFonts w:ascii="Arial" w:hAnsi="Arial" w:cs="Arial"/>
            <w:szCs w:val="24"/>
          </w:rPr>
          <w:t>rdegaris@hotmail.com</w:t>
        </w:r>
      </w:hyperlink>
      <w:r w:rsidR="003830D7">
        <w:rPr>
          <w:rFonts w:ascii="Arial" w:hAnsi="Arial" w:cs="Arial"/>
          <w:szCs w:val="24"/>
        </w:rPr>
        <w:t xml:space="preserve"> </w:t>
      </w:r>
    </w:p>
    <w:p w14:paraId="2F19E2DA" w14:textId="77777777" w:rsidR="003830D7" w:rsidRDefault="003830D7" w:rsidP="003830D7">
      <w:pPr>
        <w:rPr>
          <w:rFonts w:ascii="Arial" w:hAnsi="Arial" w:cs="Arial"/>
          <w:sz w:val="22"/>
          <w:szCs w:val="22"/>
        </w:rPr>
      </w:pPr>
    </w:p>
    <w:p w14:paraId="0F209765" w14:textId="77777777" w:rsidR="006866E2" w:rsidRDefault="006866E2" w:rsidP="003830D7">
      <w:pPr>
        <w:jc w:val="center"/>
        <w:rPr>
          <w:rFonts w:ascii="Arial" w:hAnsi="Arial" w:cs="Arial"/>
          <w:b/>
          <w:sz w:val="22"/>
          <w:szCs w:val="22"/>
        </w:rPr>
      </w:pPr>
    </w:p>
    <w:p w14:paraId="705CBB21" w14:textId="77777777" w:rsidR="006866E2" w:rsidRDefault="006866E2" w:rsidP="003830D7">
      <w:pPr>
        <w:jc w:val="center"/>
        <w:rPr>
          <w:rFonts w:ascii="Arial" w:hAnsi="Arial" w:cs="Arial"/>
          <w:b/>
          <w:sz w:val="22"/>
          <w:szCs w:val="22"/>
        </w:rPr>
      </w:pPr>
    </w:p>
    <w:p w14:paraId="3083DF18" w14:textId="77777777" w:rsidR="006866E2" w:rsidRDefault="006866E2" w:rsidP="003830D7">
      <w:pPr>
        <w:jc w:val="center"/>
        <w:rPr>
          <w:rFonts w:ascii="Arial" w:hAnsi="Arial" w:cs="Arial"/>
          <w:b/>
          <w:sz w:val="22"/>
          <w:szCs w:val="22"/>
        </w:rPr>
      </w:pPr>
    </w:p>
    <w:p w14:paraId="510C1E5A" w14:textId="77777777" w:rsidR="00467AA7" w:rsidRDefault="00467AA7" w:rsidP="003830D7">
      <w:pPr>
        <w:jc w:val="center"/>
        <w:rPr>
          <w:rFonts w:ascii="Arial" w:hAnsi="Arial" w:cs="Arial"/>
          <w:b/>
          <w:sz w:val="22"/>
          <w:szCs w:val="22"/>
        </w:rPr>
      </w:pPr>
    </w:p>
    <w:p w14:paraId="4E126A2B" w14:textId="24CC6A06" w:rsidR="003830D7" w:rsidRDefault="003830D7" w:rsidP="003830D7">
      <w:pPr>
        <w:jc w:val="center"/>
        <w:rPr>
          <w:rFonts w:ascii="Arial" w:hAnsi="Arial" w:cs="Arial"/>
          <w:b/>
          <w:sz w:val="22"/>
          <w:szCs w:val="22"/>
        </w:rPr>
      </w:pPr>
      <w:r>
        <w:rPr>
          <w:rFonts w:ascii="Arial" w:hAnsi="Arial" w:cs="Arial"/>
          <w:b/>
          <w:sz w:val="22"/>
          <w:szCs w:val="22"/>
        </w:rPr>
        <w:t xml:space="preserve">EXHIBIT </w:t>
      </w:r>
      <w:r w:rsidR="00A614E0">
        <w:rPr>
          <w:rFonts w:ascii="Arial" w:hAnsi="Arial" w:cs="Arial"/>
          <w:b/>
          <w:sz w:val="22"/>
          <w:szCs w:val="22"/>
        </w:rPr>
        <w:t>B</w:t>
      </w:r>
      <w:r>
        <w:rPr>
          <w:rFonts w:ascii="Arial" w:hAnsi="Arial" w:cs="Arial"/>
          <w:b/>
          <w:sz w:val="22"/>
          <w:szCs w:val="22"/>
        </w:rPr>
        <w:t xml:space="preserve">:  </w:t>
      </w:r>
    </w:p>
    <w:p w14:paraId="337FD448" w14:textId="77777777" w:rsidR="003830D7" w:rsidRPr="008F4938" w:rsidRDefault="003830D7" w:rsidP="003830D7">
      <w:pPr>
        <w:jc w:val="center"/>
        <w:rPr>
          <w:rFonts w:ascii="Arial" w:hAnsi="Arial" w:cs="Arial"/>
          <w:b/>
          <w:sz w:val="22"/>
          <w:szCs w:val="22"/>
        </w:rPr>
      </w:pPr>
      <w:r w:rsidRPr="008F4938">
        <w:rPr>
          <w:rFonts w:ascii="Arial" w:hAnsi="Arial" w:cs="Arial"/>
          <w:b/>
          <w:sz w:val="22"/>
          <w:szCs w:val="22"/>
        </w:rPr>
        <w:t>FEE PAYMENT AUTHORIZATION</w:t>
      </w:r>
    </w:p>
    <w:p w14:paraId="49FF8DC5" w14:textId="77777777" w:rsidR="003830D7" w:rsidRPr="008F4938" w:rsidRDefault="003830D7" w:rsidP="003830D7">
      <w:pPr>
        <w:rPr>
          <w:rFonts w:ascii="Arial" w:hAnsi="Arial" w:cs="Arial"/>
          <w:b/>
          <w:sz w:val="22"/>
          <w:szCs w:val="22"/>
        </w:rPr>
      </w:pPr>
    </w:p>
    <w:p w14:paraId="6BEEA092" w14:textId="77777777" w:rsidR="003830D7" w:rsidRPr="008F4938" w:rsidRDefault="003830D7" w:rsidP="003830D7">
      <w:pPr>
        <w:jc w:val="both"/>
        <w:rPr>
          <w:rFonts w:ascii="Arial" w:hAnsi="Arial" w:cs="Arial"/>
          <w:sz w:val="22"/>
          <w:szCs w:val="22"/>
        </w:rPr>
      </w:pPr>
      <w:r w:rsidRPr="008F4938">
        <w:rPr>
          <w:rFonts w:ascii="Arial" w:hAnsi="Arial" w:cs="Arial"/>
          <w:sz w:val="22"/>
          <w:szCs w:val="22"/>
        </w:rPr>
        <w:t xml:space="preserve">The undersigned client (“Client”) hereby authorizes the futures commission merchant named below (“FCM”) to deduct from Client’s commodity trading account with the FCM and remit directly to </w:t>
      </w:r>
      <w:r>
        <w:rPr>
          <w:rFonts w:ascii="Arial" w:hAnsi="Arial" w:cs="Arial"/>
          <w:sz w:val="22"/>
          <w:szCs w:val="22"/>
        </w:rPr>
        <w:t>RYAN DEGARIS</w:t>
      </w:r>
      <w:r w:rsidRPr="008F4938">
        <w:rPr>
          <w:rFonts w:ascii="Arial" w:hAnsi="Arial" w:cs="Arial"/>
          <w:sz w:val="22"/>
          <w:szCs w:val="22"/>
        </w:rPr>
        <w:t xml:space="preserve"> (the “Advisor”), within five business days following the FCM’s receipt of the Advisor’s bill, such management fees and/or incentive fees as shall become due and owing to the Advisor under the terms and conditions of the Advisory Agreement between the Advisor and Client.</w:t>
      </w:r>
    </w:p>
    <w:p w14:paraId="3C92F15B" w14:textId="77777777" w:rsidR="003830D7" w:rsidRPr="008F4938" w:rsidRDefault="003830D7" w:rsidP="003830D7">
      <w:pPr>
        <w:jc w:val="both"/>
        <w:rPr>
          <w:rFonts w:ascii="Arial" w:hAnsi="Arial" w:cs="Arial"/>
          <w:sz w:val="22"/>
          <w:szCs w:val="22"/>
        </w:rPr>
      </w:pPr>
    </w:p>
    <w:p w14:paraId="6C4214AF" w14:textId="77777777" w:rsidR="003830D7" w:rsidRPr="008F4938" w:rsidRDefault="003830D7" w:rsidP="003830D7">
      <w:pPr>
        <w:jc w:val="both"/>
        <w:rPr>
          <w:rFonts w:ascii="Arial" w:hAnsi="Arial" w:cs="Arial"/>
          <w:sz w:val="22"/>
          <w:szCs w:val="22"/>
        </w:rPr>
      </w:pPr>
      <w:r w:rsidRPr="008F4938">
        <w:rPr>
          <w:rFonts w:ascii="Arial" w:hAnsi="Arial" w:cs="Arial"/>
          <w:sz w:val="22"/>
          <w:szCs w:val="22"/>
        </w:rPr>
        <w:t>The Client authorizes the FCM to rely conclusively on any invoices received from the Advisor with respect to the amount and payment of management and/or incentive fees.</w:t>
      </w:r>
    </w:p>
    <w:p w14:paraId="3E207B9B" w14:textId="77777777" w:rsidR="003830D7" w:rsidRPr="008F4938" w:rsidRDefault="003830D7" w:rsidP="003830D7">
      <w:pPr>
        <w:jc w:val="both"/>
        <w:rPr>
          <w:rFonts w:ascii="Arial" w:hAnsi="Arial" w:cs="Arial"/>
          <w:sz w:val="22"/>
          <w:szCs w:val="22"/>
        </w:rPr>
      </w:pPr>
    </w:p>
    <w:p w14:paraId="7F32B0DD" w14:textId="77777777" w:rsidR="003830D7" w:rsidRPr="008F4938" w:rsidRDefault="003830D7" w:rsidP="003830D7">
      <w:pPr>
        <w:jc w:val="both"/>
        <w:rPr>
          <w:rFonts w:ascii="Arial" w:hAnsi="Arial" w:cs="Arial"/>
          <w:b/>
        </w:rPr>
      </w:pPr>
      <w:r w:rsidRPr="008F4938">
        <w:rPr>
          <w:rFonts w:ascii="Arial" w:hAnsi="Arial" w:cs="Arial"/>
          <w:b/>
        </w:rPr>
        <w:t>Accepted by Client:</w:t>
      </w:r>
    </w:p>
    <w:p w14:paraId="56B7FA08" w14:textId="77777777" w:rsidR="003830D7" w:rsidRPr="008F4938" w:rsidRDefault="003830D7" w:rsidP="003830D7">
      <w:pPr>
        <w:jc w:val="both"/>
        <w:rPr>
          <w:rFonts w:ascii="Arial" w:hAnsi="Arial" w:cs="Arial"/>
          <w:sz w:val="20"/>
        </w:rPr>
      </w:pPr>
    </w:p>
    <w:p w14:paraId="6AFFE689" w14:textId="77777777" w:rsidR="003830D7" w:rsidRPr="008F4938" w:rsidRDefault="003830D7" w:rsidP="003830D7">
      <w:pPr>
        <w:jc w:val="both"/>
        <w:rPr>
          <w:rFonts w:ascii="Arial" w:hAnsi="Arial" w:cs="Arial"/>
          <w:sz w:val="20"/>
        </w:rPr>
      </w:pPr>
    </w:p>
    <w:p w14:paraId="763C099B" w14:textId="77777777" w:rsidR="003830D7" w:rsidRPr="008F4938" w:rsidRDefault="003830D7" w:rsidP="003830D7">
      <w:pPr>
        <w:jc w:val="both"/>
        <w:rPr>
          <w:rFonts w:ascii="Arial" w:hAnsi="Arial" w:cs="Arial"/>
          <w:sz w:val="20"/>
        </w:rPr>
      </w:pPr>
      <w:r w:rsidRPr="008F4938">
        <w:rPr>
          <w:rFonts w:ascii="Arial" w:hAnsi="Arial" w:cs="Arial"/>
          <w:sz w:val="20"/>
        </w:rPr>
        <w:t>Client Name: _______________________ Client Signature: X___________</w:t>
      </w:r>
      <w:r>
        <w:rPr>
          <w:rFonts w:ascii="Arial" w:hAnsi="Arial" w:cs="Arial"/>
          <w:sz w:val="20"/>
        </w:rPr>
        <w:t>_</w:t>
      </w:r>
      <w:r w:rsidRPr="008F4938">
        <w:rPr>
          <w:rFonts w:ascii="Arial" w:hAnsi="Arial" w:cs="Arial"/>
          <w:sz w:val="20"/>
        </w:rPr>
        <w:t>______________</w:t>
      </w:r>
    </w:p>
    <w:p w14:paraId="7849789D" w14:textId="77777777" w:rsidR="003830D7" w:rsidRPr="008F4938" w:rsidRDefault="003830D7" w:rsidP="003830D7">
      <w:pPr>
        <w:jc w:val="both"/>
        <w:rPr>
          <w:rFonts w:ascii="Arial" w:hAnsi="Arial" w:cs="Arial"/>
          <w:sz w:val="20"/>
        </w:rPr>
      </w:pPr>
    </w:p>
    <w:p w14:paraId="35A5223C" w14:textId="77777777" w:rsidR="003830D7" w:rsidRPr="008F4938" w:rsidRDefault="003830D7" w:rsidP="003830D7">
      <w:pPr>
        <w:jc w:val="both"/>
        <w:rPr>
          <w:rFonts w:ascii="Arial" w:hAnsi="Arial" w:cs="Arial"/>
          <w:sz w:val="20"/>
        </w:rPr>
      </w:pPr>
    </w:p>
    <w:p w14:paraId="1B1F33BD" w14:textId="77777777" w:rsidR="003830D7" w:rsidRPr="008F4938" w:rsidRDefault="003830D7" w:rsidP="003830D7">
      <w:pPr>
        <w:jc w:val="both"/>
        <w:rPr>
          <w:rFonts w:ascii="Arial" w:hAnsi="Arial" w:cs="Arial"/>
          <w:sz w:val="20"/>
        </w:rPr>
      </w:pPr>
      <w:r w:rsidRPr="008F4938">
        <w:rPr>
          <w:rFonts w:ascii="Arial" w:hAnsi="Arial" w:cs="Arial"/>
          <w:sz w:val="20"/>
        </w:rPr>
        <w:t>Client Name: _______________________ Client Signature: X _________________________</w:t>
      </w:r>
    </w:p>
    <w:p w14:paraId="17108845" w14:textId="77777777" w:rsidR="003830D7" w:rsidRPr="008F4938" w:rsidRDefault="003830D7" w:rsidP="003830D7">
      <w:pPr>
        <w:jc w:val="both"/>
        <w:rPr>
          <w:rFonts w:ascii="Arial" w:hAnsi="Arial" w:cs="Arial"/>
          <w:sz w:val="20"/>
        </w:rPr>
      </w:pPr>
    </w:p>
    <w:p w14:paraId="704871CA" w14:textId="77777777" w:rsidR="003830D7" w:rsidRPr="008F4938" w:rsidRDefault="003830D7" w:rsidP="003830D7">
      <w:pPr>
        <w:jc w:val="both"/>
        <w:rPr>
          <w:rFonts w:ascii="Arial" w:hAnsi="Arial" w:cs="Arial"/>
          <w:sz w:val="20"/>
        </w:rPr>
      </w:pPr>
    </w:p>
    <w:p w14:paraId="26425177" w14:textId="77777777" w:rsidR="003830D7" w:rsidRPr="008F4938" w:rsidRDefault="003830D7" w:rsidP="003830D7">
      <w:pPr>
        <w:jc w:val="both"/>
        <w:rPr>
          <w:rFonts w:ascii="Arial" w:hAnsi="Arial" w:cs="Arial"/>
          <w:sz w:val="20"/>
        </w:rPr>
      </w:pPr>
      <w:r w:rsidRPr="008F4938">
        <w:rPr>
          <w:rFonts w:ascii="Arial" w:hAnsi="Arial" w:cs="Arial"/>
          <w:sz w:val="20"/>
        </w:rPr>
        <w:t>Client Address: _______________________________________________________________</w:t>
      </w:r>
    </w:p>
    <w:p w14:paraId="593BF81A" w14:textId="77777777" w:rsidR="003830D7" w:rsidRPr="008F4938" w:rsidRDefault="003830D7" w:rsidP="003830D7">
      <w:pPr>
        <w:jc w:val="both"/>
        <w:rPr>
          <w:rFonts w:ascii="Arial" w:hAnsi="Arial" w:cs="Arial"/>
          <w:sz w:val="20"/>
        </w:rPr>
      </w:pPr>
    </w:p>
    <w:p w14:paraId="6CA9EE49" w14:textId="77777777" w:rsidR="003830D7" w:rsidRPr="008F4938" w:rsidRDefault="003830D7" w:rsidP="003830D7">
      <w:pPr>
        <w:jc w:val="both"/>
        <w:rPr>
          <w:rFonts w:ascii="Arial" w:hAnsi="Arial" w:cs="Arial"/>
          <w:sz w:val="20"/>
        </w:rPr>
      </w:pPr>
    </w:p>
    <w:p w14:paraId="4E27557D" w14:textId="77777777" w:rsidR="003830D7" w:rsidRPr="008F4938" w:rsidRDefault="003830D7" w:rsidP="003830D7">
      <w:pPr>
        <w:jc w:val="both"/>
        <w:rPr>
          <w:rFonts w:ascii="Arial" w:hAnsi="Arial" w:cs="Arial"/>
          <w:sz w:val="20"/>
        </w:rPr>
      </w:pPr>
      <w:r w:rsidRPr="008F4938">
        <w:rPr>
          <w:rFonts w:ascii="Arial" w:hAnsi="Arial" w:cs="Arial"/>
          <w:sz w:val="20"/>
        </w:rPr>
        <w:t>Client City: _________________________ Client State: _________ Client ZIP: ___________</w:t>
      </w:r>
    </w:p>
    <w:p w14:paraId="560776B3" w14:textId="77777777" w:rsidR="003830D7" w:rsidRPr="008F4938" w:rsidRDefault="003830D7" w:rsidP="003830D7">
      <w:pPr>
        <w:jc w:val="both"/>
        <w:rPr>
          <w:rFonts w:ascii="Arial" w:hAnsi="Arial" w:cs="Arial"/>
          <w:sz w:val="20"/>
        </w:rPr>
      </w:pPr>
    </w:p>
    <w:p w14:paraId="77618625" w14:textId="77777777" w:rsidR="003830D7" w:rsidRPr="008F4938" w:rsidRDefault="003830D7" w:rsidP="003830D7">
      <w:pPr>
        <w:jc w:val="both"/>
        <w:rPr>
          <w:rFonts w:ascii="Arial" w:hAnsi="Arial" w:cs="Arial"/>
          <w:sz w:val="20"/>
        </w:rPr>
      </w:pPr>
    </w:p>
    <w:p w14:paraId="73642077" w14:textId="77777777" w:rsidR="003830D7" w:rsidRPr="008F4938" w:rsidRDefault="003830D7" w:rsidP="003830D7">
      <w:pPr>
        <w:jc w:val="both"/>
        <w:rPr>
          <w:rFonts w:ascii="Arial" w:hAnsi="Arial" w:cs="Arial"/>
          <w:sz w:val="20"/>
        </w:rPr>
      </w:pPr>
      <w:r w:rsidRPr="008F4938">
        <w:rPr>
          <w:rFonts w:ascii="Arial" w:hAnsi="Arial" w:cs="Arial"/>
          <w:sz w:val="20"/>
        </w:rPr>
        <w:t>Date: _________________________________</w:t>
      </w:r>
    </w:p>
    <w:p w14:paraId="633E6C24" w14:textId="77777777" w:rsidR="003830D7" w:rsidRPr="008F4938" w:rsidRDefault="003830D7" w:rsidP="003830D7">
      <w:pPr>
        <w:jc w:val="both"/>
        <w:rPr>
          <w:rFonts w:ascii="Arial" w:hAnsi="Arial" w:cs="Arial"/>
          <w:sz w:val="20"/>
        </w:rPr>
      </w:pPr>
    </w:p>
    <w:p w14:paraId="6CC7851B" w14:textId="77777777" w:rsidR="003830D7" w:rsidRPr="008F4938" w:rsidRDefault="003830D7" w:rsidP="003830D7">
      <w:pPr>
        <w:jc w:val="both"/>
        <w:rPr>
          <w:rFonts w:ascii="Arial" w:hAnsi="Arial" w:cs="Arial"/>
          <w:sz w:val="20"/>
        </w:rPr>
      </w:pPr>
    </w:p>
    <w:p w14:paraId="3D4A4975" w14:textId="77777777" w:rsidR="003830D7" w:rsidRPr="008F4938" w:rsidRDefault="003830D7" w:rsidP="003830D7">
      <w:pPr>
        <w:jc w:val="both"/>
        <w:rPr>
          <w:rFonts w:ascii="Arial" w:hAnsi="Arial" w:cs="Arial"/>
          <w:sz w:val="20"/>
        </w:rPr>
      </w:pPr>
      <w:r w:rsidRPr="008F4938">
        <w:rPr>
          <w:rFonts w:ascii="Arial" w:hAnsi="Arial" w:cs="Arial"/>
          <w:sz w:val="20"/>
        </w:rPr>
        <w:t>Name of FCM: _______________________________________________________________</w:t>
      </w:r>
    </w:p>
    <w:p w14:paraId="65F0CFAA" w14:textId="77777777" w:rsidR="003830D7" w:rsidRPr="008F4938" w:rsidRDefault="003830D7" w:rsidP="003830D7">
      <w:pPr>
        <w:jc w:val="both"/>
        <w:rPr>
          <w:rFonts w:ascii="Arial" w:hAnsi="Arial" w:cs="Arial"/>
          <w:sz w:val="20"/>
        </w:rPr>
      </w:pPr>
    </w:p>
    <w:p w14:paraId="625B9581" w14:textId="77777777" w:rsidR="003830D7" w:rsidRPr="008F4938" w:rsidRDefault="003830D7" w:rsidP="003830D7">
      <w:pPr>
        <w:jc w:val="both"/>
        <w:rPr>
          <w:rFonts w:ascii="Arial" w:hAnsi="Arial" w:cs="Arial"/>
          <w:sz w:val="20"/>
        </w:rPr>
      </w:pPr>
      <w:r w:rsidRPr="008F4938">
        <w:rPr>
          <w:rFonts w:ascii="Arial" w:hAnsi="Arial" w:cs="Arial"/>
          <w:sz w:val="20"/>
        </w:rPr>
        <w:t>FCM Address: _______________________________________________________________</w:t>
      </w:r>
    </w:p>
    <w:p w14:paraId="6E837384" w14:textId="77777777" w:rsidR="003830D7" w:rsidRPr="008F4938" w:rsidRDefault="003830D7" w:rsidP="003830D7">
      <w:pPr>
        <w:jc w:val="both"/>
        <w:rPr>
          <w:rFonts w:ascii="Arial" w:hAnsi="Arial" w:cs="Arial"/>
          <w:sz w:val="20"/>
        </w:rPr>
      </w:pPr>
    </w:p>
    <w:p w14:paraId="43F3803F" w14:textId="77777777" w:rsidR="003830D7" w:rsidRPr="008F4938" w:rsidRDefault="003830D7" w:rsidP="003830D7">
      <w:pPr>
        <w:jc w:val="both"/>
        <w:rPr>
          <w:rFonts w:ascii="Arial" w:hAnsi="Arial" w:cs="Arial"/>
          <w:sz w:val="20"/>
        </w:rPr>
      </w:pPr>
      <w:r w:rsidRPr="008F4938">
        <w:rPr>
          <w:rFonts w:ascii="Arial" w:hAnsi="Arial" w:cs="Arial"/>
          <w:sz w:val="20"/>
        </w:rPr>
        <w:t>FCM City: __________________________ FCM State: ________ FCM ZIP: ____________</w:t>
      </w:r>
    </w:p>
    <w:p w14:paraId="6F8BBCF0" w14:textId="77777777" w:rsidR="003830D7" w:rsidRPr="008F4938" w:rsidRDefault="003830D7" w:rsidP="003830D7">
      <w:pPr>
        <w:jc w:val="both"/>
        <w:rPr>
          <w:rFonts w:ascii="Arial" w:hAnsi="Arial" w:cs="Arial"/>
          <w:sz w:val="20"/>
        </w:rPr>
      </w:pPr>
    </w:p>
    <w:p w14:paraId="5EDC2B09" w14:textId="77777777" w:rsidR="003830D7" w:rsidRPr="008F4938" w:rsidRDefault="003830D7" w:rsidP="003830D7">
      <w:pPr>
        <w:jc w:val="both"/>
        <w:rPr>
          <w:rFonts w:ascii="Arial" w:hAnsi="Arial" w:cs="Arial"/>
          <w:sz w:val="20"/>
        </w:rPr>
      </w:pPr>
      <w:r w:rsidRPr="008F4938">
        <w:rPr>
          <w:rFonts w:ascii="Arial" w:hAnsi="Arial" w:cs="Arial"/>
          <w:sz w:val="20"/>
        </w:rPr>
        <w:t>Account Number: _______________________________</w:t>
      </w:r>
    </w:p>
    <w:p w14:paraId="3F6BEF2E" w14:textId="77777777" w:rsidR="003830D7" w:rsidRPr="008F4938" w:rsidRDefault="003830D7" w:rsidP="003830D7">
      <w:pPr>
        <w:jc w:val="both"/>
        <w:rPr>
          <w:rFonts w:ascii="Arial" w:hAnsi="Arial" w:cs="Arial"/>
          <w:sz w:val="20"/>
        </w:rPr>
      </w:pPr>
    </w:p>
    <w:p w14:paraId="2AC39BAB" w14:textId="77777777" w:rsidR="003830D7" w:rsidRDefault="003830D7" w:rsidP="003830D7">
      <w:pPr>
        <w:jc w:val="both"/>
        <w:rPr>
          <w:rFonts w:ascii="Arial" w:hAnsi="Arial" w:cs="Arial"/>
          <w:sz w:val="20"/>
        </w:rPr>
      </w:pPr>
      <w:r w:rsidRPr="008F4938">
        <w:rPr>
          <w:rFonts w:ascii="Arial" w:hAnsi="Arial" w:cs="Arial"/>
          <w:sz w:val="20"/>
        </w:rPr>
        <w:t>FCM Telephone Number: _________________________</w:t>
      </w:r>
    </w:p>
    <w:p w14:paraId="2D37AE70" w14:textId="77777777" w:rsidR="00A614E0" w:rsidRDefault="00A614E0" w:rsidP="003830D7">
      <w:pPr>
        <w:jc w:val="both"/>
        <w:rPr>
          <w:rFonts w:ascii="Arial" w:hAnsi="Arial" w:cs="Arial"/>
          <w:sz w:val="20"/>
        </w:rPr>
      </w:pPr>
    </w:p>
    <w:p w14:paraId="4C2BC4D2" w14:textId="77777777" w:rsidR="00A614E0" w:rsidRDefault="00A614E0" w:rsidP="003830D7">
      <w:pPr>
        <w:jc w:val="both"/>
        <w:rPr>
          <w:rFonts w:ascii="Arial" w:hAnsi="Arial" w:cs="Arial"/>
          <w:sz w:val="20"/>
        </w:rPr>
      </w:pPr>
    </w:p>
    <w:p w14:paraId="462A86BA" w14:textId="77777777" w:rsidR="006866E2" w:rsidRDefault="006866E2" w:rsidP="003830D7">
      <w:pPr>
        <w:widowControl/>
        <w:autoSpaceDE w:val="0"/>
        <w:autoSpaceDN w:val="0"/>
        <w:adjustRightInd w:val="0"/>
        <w:jc w:val="center"/>
        <w:rPr>
          <w:rFonts w:ascii="Arial" w:hAnsi="Arial" w:cs="Arial"/>
          <w:b/>
          <w:bCs/>
          <w:sz w:val="22"/>
          <w:szCs w:val="22"/>
        </w:rPr>
      </w:pPr>
    </w:p>
    <w:p w14:paraId="687F70A0" w14:textId="77777777" w:rsidR="006866E2" w:rsidRDefault="006866E2" w:rsidP="003830D7">
      <w:pPr>
        <w:widowControl/>
        <w:autoSpaceDE w:val="0"/>
        <w:autoSpaceDN w:val="0"/>
        <w:adjustRightInd w:val="0"/>
        <w:jc w:val="center"/>
        <w:rPr>
          <w:rFonts w:ascii="Arial" w:hAnsi="Arial" w:cs="Arial"/>
          <w:b/>
          <w:bCs/>
          <w:sz w:val="22"/>
          <w:szCs w:val="22"/>
        </w:rPr>
      </w:pPr>
    </w:p>
    <w:p w14:paraId="7C1088E8" w14:textId="77777777" w:rsidR="006866E2" w:rsidRDefault="006866E2" w:rsidP="003830D7">
      <w:pPr>
        <w:widowControl/>
        <w:autoSpaceDE w:val="0"/>
        <w:autoSpaceDN w:val="0"/>
        <w:adjustRightInd w:val="0"/>
        <w:jc w:val="center"/>
        <w:rPr>
          <w:rFonts w:ascii="Arial" w:hAnsi="Arial" w:cs="Arial"/>
          <w:b/>
          <w:bCs/>
          <w:sz w:val="22"/>
          <w:szCs w:val="22"/>
        </w:rPr>
      </w:pPr>
    </w:p>
    <w:p w14:paraId="216123DE" w14:textId="77777777" w:rsidR="006866E2" w:rsidRDefault="006866E2" w:rsidP="003830D7">
      <w:pPr>
        <w:widowControl/>
        <w:autoSpaceDE w:val="0"/>
        <w:autoSpaceDN w:val="0"/>
        <w:adjustRightInd w:val="0"/>
        <w:jc w:val="center"/>
        <w:rPr>
          <w:rFonts w:ascii="Arial" w:hAnsi="Arial" w:cs="Arial"/>
          <w:b/>
          <w:bCs/>
          <w:sz w:val="22"/>
          <w:szCs w:val="22"/>
        </w:rPr>
      </w:pPr>
    </w:p>
    <w:p w14:paraId="26A9D198" w14:textId="77777777" w:rsidR="003830D7" w:rsidRDefault="003830D7" w:rsidP="003830D7">
      <w:pPr>
        <w:widowControl/>
        <w:autoSpaceDE w:val="0"/>
        <w:autoSpaceDN w:val="0"/>
        <w:adjustRightInd w:val="0"/>
        <w:jc w:val="center"/>
        <w:rPr>
          <w:rFonts w:ascii="Arial" w:hAnsi="Arial" w:cs="Arial"/>
          <w:b/>
          <w:bCs/>
          <w:sz w:val="22"/>
          <w:szCs w:val="22"/>
        </w:rPr>
      </w:pPr>
      <w:r>
        <w:rPr>
          <w:rFonts w:ascii="Arial" w:hAnsi="Arial" w:cs="Arial"/>
          <w:b/>
          <w:bCs/>
          <w:sz w:val="22"/>
          <w:szCs w:val="22"/>
        </w:rPr>
        <w:t xml:space="preserve">EXHIBIT </w:t>
      </w:r>
      <w:r w:rsidR="00A614E0">
        <w:rPr>
          <w:rFonts w:ascii="Arial" w:hAnsi="Arial" w:cs="Arial"/>
          <w:b/>
          <w:bCs/>
          <w:sz w:val="22"/>
          <w:szCs w:val="22"/>
        </w:rPr>
        <w:t>C</w:t>
      </w:r>
    </w:p>
    <w:p w14:paraId="5BDA74CE" w14:textId="77777777" w:rsidR="003830D7" w:rsidRDefault="003830D7" w:rsidP="003830D7">
      <w:pPr>
        <w:widowControl/>
        <w:autoSpaceDE w:val="0"/>
        <w:autoSpaceDN w:val="0"/>
        <w:adjustRightInd w:val="0"/>
        <w:jc w:val="center"/>
        <w:rPr>
          <w:rFonts w:ascii="Arial" w:hAnsi="Arial" w:cs="Arial"/>
          <w:b/>
          <w:bCs/>
          <w:sz w:val="22"/>
          <w:szCs w:val="22"/>
        </w:rPr>
      </w:pPr>
    </w:p>
    <w:p w14:paraId="66BFF2B4" w14:textId="77777777" w:rsidR="003830D7" w:rsidRPr="008F4938" w:rsidRDefault="003830D7" w:rsidP="003830D7">
      <w:pPr>
        <w:widowControl/>
        <w:autoSpaceDE w:val="0"/>
        <w:autoSpaceDN w:val="0"/>
        <w:adjustRightInd w:val="0"/>
        <w:jc w:val="center"/>
        <w:rPr>
          <w:rFonts w:ascii="Arial" w:hAnsi="Arial" w:cs="Arial"/>
          <w:b/>
          <w:bCs/>
          <w:sz w:val="22"/>
          <w:szCs w:val="22"/>
        </w:rPr>
      </w:pPr>
      <w:r w:rsidRPr="008F4938">
        <w:rPr>
          <w:rFonts w:ascii="Arial" w:hAnsi="Arial" w:cs="Arial"/>
          <w:b/>
          <w:bCs/>
          <w:sz w:val="22"/>
          <w:szCs w:val="22"/>
        </w:rPr>
        <w:t>ARBITRATION AGREEMENT</w:t>
      </w:r>
    </w:p>
    <w:p w14:paraId="6CCEC47F" w14:textId="77777777" w:rsidR="003830D7" w:rsidRPr="008F4938" w:rsidRDefault="003830D7" w:rsidP="003830D7">
      <w:pPr>
        <w:widowControl/>
        <w:autoSpaceDE w:val="0"/>
        <w:autoSpaceDN w:val="0"/>
        <w:adjustRightInd w:val="0"/>
        <w:jc w:val="center"/>
        <w:rPr>
          <w:rFonts w:ascii="Arial" w:hAnsi="Arial" w:cs="Arial"/>
          <w:b/>
          <w:bCs/>
          <w:sz w:val="22"/>
          <w:szCs w:val="22"/>
        </w:rPr>
      </w:pPr>
    </w:p>
    <w:p w14:paraId="5355258F" w14:textId="77777777" w:rsidR="003830D7" w:rsidRPr="008F4938" w:rsidRDefault="003830D7" w:rsidP="003830D7">
      <w:pPr>
        <w:widowControl/>
        <w:autoSpaceDE w:val="0"/>
        <w:autoSpaceDN w:val="0"/>
        <w:adjustRightInd w:val="0"/>
        <w:jc w:val="both"/>
        <w:rPr>
          <w:rFonts w:ascii="Arial" w:hAnsi="Arial" w:cs="Arial"/>
          <w:sz w:val="22"/>
          <w:szCs w:val="22"/>
        </w:rPr>
      </w:pPr>
      <w:r w:rsidRPr="008F4938">
        <w:rPr>
          <w:rFonts w:ascii="Arial" w:hAnsi="Arial" w:cs="Arial"/>
          <w:sz w:val="22"/>
          <w:szCs w:val="22"/>
        </w:rPr>
        <w:t xml:space="preserve">The undersigned (“Client”) hereby agrees that any claim, dispute or controversy (“dispute”) between Client and </w:t>
      </w:r>
      <w:r>
        <w:rPr>
          <w:rFonts w:ascii="Arial" w:hAnsi="Arial" w:cs="Arial"/>
          <w:sz w:val="22"/>
          <w:szCs w:val="22"/>
        </w:rPr>
        <w:t>Ryan De</w:t>
      </w:r>
      <w:r w:rsidR="00325429">
        <w:rPr>
          <w:rFonts w:ascii="Arial" w:hAnsi="Arial" w:cs="Arial"/>
          <w:sz w:val="22"/>
          <w:szCs w:val="22"/>
        </w:rPr>
        <w:t>G</w:t>
      </w:r>
      <w:r>
        <w:rPr>
          <w:rFonts w:ascii="Arial" w:hAnsi="Arial" w:cs="Arial"/>
          <w:sz w:val="22"/>
          <w:szCs w:val="22"/>
        </w:rPr>
        <w:t>aris</w:t>
      </w:r>
      <w:r w:rsidRPr="008F4938">
        <w:rPr>
          <w:rFonts w:ascii="Arial" w:hAnsi="Arial" w:cs="Arial"/>
          <w:sz w:val="22"/>
          <w:szCs w:val="22"/>
        </w:rPr>
        <w:t xml:space="preserve"> (“Advisor”) or any of </w:t>
      </w:r>
      <w:r>
        <w:rPr>
          <w:rFonts w:ascii="Arial" w:hAnsi="Arial" w:cs="Arial"/>
          <w:sz w:val="22"/>
          <w:szCs w:val="22"/>
        </w:rPr>
        <w:t>Ryan De</w:t>
      </w:r>
      <w:r w:rsidR="000A52A7">
        <w:rPr>
          <w:rFonts w:ascii="Arial" w:hAnsi="Arial" w:cs="Arial"/>
          <w:sz w:val="22"/>
          <w:szCs w:val="22"/>
        </w:rPr>
        <w:t>G</w:t>
      </w:r>
      <w:r>
        <w:rPr>
          <w:rFonts w:ascii="Arial" w:hAnsi="Arial" w:cs="Arial"/>
          <w:sz w:val="22"/>
          <w:szCs w:val="22"/>
        </w:rPr>
        <w:t>aris</w:t>
      </w:r>
      <w:r w:rsidRPr="008F4938">
        <w:rPr>
          <w:rFonts w:ascii="Arial" w:hAnsi="Arial" w:cs="Arial"/>
          <w:sz w:val="22"/>
          <w:szCs w:val="22"/>
        </w:rPr>
        <w:t xml:space="preserve">’s employees, principals, affiliates, or agents, or its or their respective successors or assigns (“affiliated persons”) arising directly or indirectly from or otherwise in connection with: any commodity futures account of Client managed by </w:t>
      </w:r>
      <w:r>
        <w:rPr>
          <w:rFonts w:ascii="Arial" w:hAnsi="Arial" w:cs="Arial"/>
          <w:sz w:val="22"/>
          <w:szCs w:val="22"/>
        </w:rPr>
        <w:t>Ryan De</w:t>
      </w:r>
      <w:r w:rsidR="000A52A7">
        <w:rPr>
          <w:rFonts w:ascii="Arial" w:hAnsi="Arial" w:cs="Arial"/>
          <w:sz w:val="22"/>
          <w:szCs w:val="22"/>
        </w:rPr>
        <w:t>G</w:t>
      </w:r>
      <w:r>
        <w:rPr>
          <w:rFonts w:ascii="Arial" w:hAnsi="Arial" w:cs="Arial"/>
          <w:sz w:val="22"/>
          <w:szCs w:val="22"/>
        </w:rPr>
        <w:t>aris</w:t>
      </w:r>
      <w:r w:rsidRPr="008F4938">
        <w:rPr>
          <w:rFonts w:ascii="Arial" w:hAnsi="Arial" w:cs="Arial"/>
          <w:sz w:val="22"/>
          <w:szCs w:val="22"/>
        </w:rPr>
        <w:t xml:space="preserve">; the foregoing Advisory Agreement or any other document or agreement now or hereafter existing that relates to any of Client’s Accounts managed by </w:t>
      </w:r>
      <w:r>
        <w:rPr>
          <w:rFonts w:ascii="Arial" w:hAnsi="Arial" w:cs="Arial"/>
          <w:sz w:val="22"/>
          <w:szCs w:val="22"/>
        </w:rPr>
        <w:t>Ryan De</w:t>
      </w:r>
      <w:r w:rsidR="000A52A7">
        <w:rPr>
          <w:rFonts w:ascii="Arial" w:hAnsi="Arial" w:cs="Arial"/>
          <w:sz w:val="22"/>
          <w:szCs w:val="22"/>
        </w:rPr>
        <w:t>G</w:t>
      </w:r>
      <w:r>
        <w:rPr>
          <w:rFonts w:ascii="Arial" w:hAnsi="Arial" w:cs="Arial"/>
          <w:sz w:val="22"/>
          <w:szCs w:val="22"/>
        </w:rPr>
        <w:t>aris</w:t>
      </w:r>
      <w:r w:rsidRPr="008F4938">
        <w:rPr>
          <w:rFonts w:ascii="Arial" w:hAnsi="Arial" w:cs="Arial"/>
          <w:sz w:val="22"/>
          <w:szCs w:val="22"/>
        </w:rPr>
        <w:t xml:space="preserve">; or any transaction effected pursuant to such agreement or document shall, except as provided below, be resolved by binding arbitration before a forum chosen in accordance with the following procedure. At such time as Client notifies </w:t>
      </w:r>
      <w:r>
        <w:rPr>
          <w:rFonts w:ascii="Arial" w:hAnsi="Arial" w:cs="Arial"/>
          <w:sz w:val="22"/>
          <w:szCs w:val="22"/>
        </w:rPr>
        <w:t>Ryan De</w:t>
      </w:r>
      <w:r w:rsidR="000A52A7">
        <w:rPr>
          <w:rFonts w:ascii="Arial" w:hAnsi="Arial" w:cs="Arial"/>
          <w:sz w:val="22"/>
          <w:szCs w:val="22"/>
        </w:rPr>
        <w:t>G</w:t>
      </w:r>
      <w:r>
        <w:rPr>
          <w:rFonts w:ascii="Arial" w:hAnsi="Arial" w:cs="Arial"/>
          <w:sz w:val="22"/>
          <w:szCs w:val="22"/>
        </w:rPr>
        <w:t>aris</w:t>
      </w:r>
      <w:r w:rsidRPr="008F4938">
        <w:rPr>
          <w:rFonts w:ascii="Arial" w:hAnsi="Arial" w:cs="Arial"/>
          <w:sz w:val="22"/>
          <w:szCs w:val="22"/>
        </w:rPr>
        <w:t xml:space="preserve"> that Client intends to submit a dispute to arbitration, or at such time as </w:t>
      </w:r>
      <w:r>
        <w:rPr>
          <w:rFonts w:ascii="Arial" w:hAnsi="Arial" w:cs="Arial"/>
          <w:sz w:val="22"/>
          <w:szCs w:val="22"/>
        </w:rPr>
        <w:t>Ryan De</w:t>
      </w:r>
      <w:r w:rsidR="000A52A7">
        <w:rPr>
          <w:rFonts w:ascii="Arial" w:hAnsi="Arial" w:cs="Arial"/>
          <w:sz w:val="22"/>
          <w:szCs w:val="22"/>
        </w:rPr>
        <w:t>G</w:t>
      </w:r>
      <w:r>
        <w:rPr>
          <w:rFonts w:ascii="Arial" w:hAnsi="Arial" w:cs="Arial"/>
          <w:sz w:val="22"/>
          <w:szCs w:val="22"/>
        </w:rPr>
        <w:t>aris</w:t>
      </w:r>
      <w:r w:rsidRPr="008F4938">
        <w:rPr>
          <w:rFonts w:ascii="Arial" w:hAnsi="Arial" w:cs="Arial"/>
          <w:sz w:val="22"/>
          <w:szCs w:val="22"/>
        </w:rPr>
        <w:t xml:space="preserve"> or any of its affiliated persons notifies Client that </w:t>
      </w:r>
      <w:r>
        <w:rPr>
          <w:rFonts w:ascii="Arial" w:hAnsi="Arial" w:cs="Arial"/>
          <w:sz w:val="22"/>
          <w:szCs w:val="22"/>
        </w:rPr>
        <w:t>Ryan De</w:t>
      </w:r>
      <w:r w:rsidR="000A52A7">
        <w:rPr>
          <w:rFonts w:ascii="Arial" w:hAnsi="Arial" w:cs="Arial"/>
          <w:sz w:val="22"/>
          <w:szCs w:val="22"/>
        </w:rPr>
        <w:t>G</w:t>
      </w:r>
      <w:r>
        <w:rPr>
          <w:rFonts w:ascii="Arial" w:hAnsi="Arial" w:cs="Arial"/>
          <w:sz w:val="22"/>
          <w:szCs w:val="22"/>
        </w:rPr>
        <w:t>aris</w:t>
      </w:r>
      <w:r w:rsidRPr="008F4938">
        <w:rPr>
          <w:rFonts w:ascii="Arial" w:hAnsi="Arial" w:cs="Arial"/>
          <w:sz w:val="22"/>
          <w:szCs w:val="22"/>
        </w:rPr>
        <w:t xml:space="preserve"> or any of its affiliated persons </w:t>
      </w:r>
      <w:r w:rsidRPr="008F4938">
        <w:rPr>
          <w:rFonts w:ascii="Arial" w:hAnsi="Arial" w:cs="Arial"/>
          <w:sz w:val="22"/>
          <w:szCs w:val="22"/>
        </w:rPr>
        <w:lastRenderedPageBreak/>
        <w:t xml:space="preserve">intends to submit a dispute to arbitration, Client will have the opportunity to choose a forum a list of two or more qualified forums provided by </w:t>
      </w:r>
      <w:r>
        <w:rPr>
          <w:rFonts w:ascii="Arial" w:hAnsi="Arial" w:cs="Arial"/>
          <w:sz w:val="22"/>
          <w:szCs w:val="22"/>
        </w:rPr>
        <w:t>Ryan De</w:t>
      </w:r>
      <w:r w:rsidR="000A52A7">
        <w:rPr>
          <w:rFonts w:ascii="Arial" w:hAnsi="Arial" w:cs="Arial"/>
          <w:sz w:val="22"/>
          <w:szCs w:val="22"/>
        </w:rPr>
        <w:t>G</w:t>
      </w:r>
      <w:r>
        <w:rPr>
          <w:rFonts w:ascii="Arial" w:hAnsi="Arial" w:cs="Arial"/>
          <w:sz w:val="22"/>
          <w:szCs w:val="22"/>
        </w:rPr>
        <w:t>aris</w:t>
      </w:r>
      <w:r w:rsidRPr="008F4938">
        <w:rPr>
          <w:rFonts w:ascii="Arial" w:hAnsi="Arial" w:cs="Arial"/>
          <w:sz w:val="22"/>
          <w:szCs w:val="22"/>
        </w:rPr>
        <w:t xml:space="preserve">. A “qualified forum” is an organization whose procedures for conducting arbitration comply with the requirements of the Commodity Futures Trading Commission (“CFTC”) Rule 166.5. The Client’s failure to choose a qualified forum shall give </w:t>
      </w:r>
      <w:r>
        <w:rPr>
          <w:rFonts w:ascii="Arial" w:hAnsi="Arial" w:cs="Arial"/>
          <w:sz w:val="22"/>
          <w:szCs w:val="22"/>
        </w:rPr>
        <w:t>Ryan De</w:t>
      </w:r>
      <w:r w:rsidR="000A52A7">
        <w:rPr>
          <w:rFonts w:ascii="Arial" w:hAnsi="Arial" w:cs="Arial"/>
          <w:sz w:val="22"/>
          <w:szCs w:val="22"/>
        </w:rPr>
        <w:t>G</w:t>
      </w:r>
      <w:r>
        <w:rPr>
          <w:rFonts w:ascii="Arial" w:hAnsi="Arial" w:cs="Arial"/>
          <w:sz w:val="22"/>
          <w:szCs w:val="22"/>
        </w:rPr>
        <w:t>aris</w:t>
      </w:r>
      <w:r w:rsidRPr="008F4938">
        <w:rPr>
          <w:rFonts w:ascii="Arial" w:hAnsi="Arial" w:cs="Arial"/>
          <w:sz w:val="22"/>
          <w:szCs w:val="22"/>
        </w:rPr>
        <w:t xml:space="preserve"> the right to select a qualified forum from the list.</w:t>
      </w:r>
    </w:p>
    <w:p w14:paraId="048ECEAC" w14:textId="77777777" w:rsidR="003830D7" w:rsidRPr="008F4938" w:rsidRDefault="003830D7" w:rsidP="003830D7">
      <w:pPr>
        <w:widowControl/>
        <w:autoSpaceDE w:val="0"/>
        <w:autoSpaceDN w:val="0"/>
        <w:adjustRightInd w:val="0"/>
        <w:jc w:val="both"/>
        <w:rPr>
          <w:rFonts w:ascii="Arial" w:hAnsi="Arial" w:cs="Arial"/>
          <w:sz w:val="22"/>
          <w:szCs w:val="22"/>
        </w:rPr>
      </w:pPr>
    </w:p>
    <w:p w14:paraId="759B494A" w14:textId="77777777" w:rsidR="003830D7" w:rsidRPr="008F4938" w:rsidRDefault="003830D7" w:rsidP="003830D7">
      <w:pPr>
        <w:widowControl/>
        <w:autoSpaceDE w:val="0"/>
        <w:autoSpaceDN w:val="0"/>
        <w:adjustRightInd w:val="0"/>
        <w:jc w:val="both"/>
        <w:rPr>
          <w:rFonts w:ascii="Arial" w:hAnsi="Arial" w:cs="Arial"/>
          <w:sz w:val="22"/>
          <w:szCs w:val="22"/>
        </w:rPr>
      </w:pPr>
      <w:r w:rsidRPr="008F4938">
        <w:rPr>
          <w:rFonts w:ascii="Arial" w:hAnsi="Arial" w:cs="Arial"/>
          <w:sz w:val="22"/>
          <w:szCs w:val="22"/>
        </w:rPr>
        <w:t xml:space="preserve">As required by CFTC regulations, </w:t>
      </w:r>
      <w:r>
        <w:rPr>
          <w:rFonts w:ascii="Arial" w:hAnsi="Arial" w:cs="Arial"/>
          <w:sz w:val="22"/>
          <w:szCs w:val="22"/>
        </w:rPr>
        <w:t>Ryan De</w:t>
      </w:r>
      <w:r w:rsidR="000A52A7">
        <w:rPr>
          <w:rFonts w:ascii="Arial" w:hAnsi="Arial" w:cs="Arial"/>
          <w:sz w:val="22"/>
          <w:szCs w:val="22"/>
        </w:rPr>
        <w:t>G</w:t>
      </w:r>
      <w:r>
        <w:rPr>
          <w:rFonts w:ascii="Arial" w:hAnsi="Arial" w:cs="Arial"/>
          <w:sz w:val="22"/>
          <w:szCs w:val="22"/>
        </w:rPr>
        <w:t>aris</w:t>
      </w:r>
      <w:r w:rsidRPr="008F4938">
        <w:rPr>
          <w:rFonts w:ascii="Arial" w:hAnsi="Arial" w:cs="Arial"/>
          <w:sz w:val="22"/>
          <w:szCs w:val="22"/>
        </w:rPr>
        <w:t xml:space="preserve"> or any of </w:t>
      </w:r>
      <w:r>
        <w:rPr>
          <w:rFonts w:ascii="Arial" w:hAnsi="Arial" w:cs="Arial"/>
          <w:sz w:val="22"/>
          <w:szCs w:val="22"/>
        </w:rPr>
        <w:t>Ryan De</w:t>
      </w:r>
      <w:r w:rsidR="000A52A7">
        <w:rPr>
          <w:rFonts w:ascii="Arial" w:hAnsi="Arial" w:cs="Arial"/>
          <w:sz w:val="22"/>
          <w:szCs w:val="22"/>
        </w:rPr>
        <w:t>G</w:t>
      </w:r>
      <w:r>
        <w:rPr>
          <w:rFonts w:ascii="Arial" w:hAnsi="Arial" w:cs="Arial"/>
          <w:sz w:val="22"/>
          <w:szCs w:val="22"/>
        </w:rPr>
        <w:t>aris</w:t>
      </w:r>
      <w:r w:rsidRPr="008F4938">
        <w:rPr>
          <w:rFonts w:ascii="Arial" w:hAnsi="Arial" w:cs="Arial"/>
          <w:sz w:val="22"/>
          <w:szCs w:val="22"/>
        </w:rPr>
        <w:t xml:space="preserve">’s affiliated persons who is a party to any dispute arbitrated pursuant to this Arbitration Agreement shall pay any additional fees which may be assessed by the arbitrators for a mixed arbitration panel, unless the arbitrators determine that Client has acted in bad faith in initiating or conducting the arbitration. A “mixed arbitration panel” is an arbitration panel composed of at least one or more persons, of which at least a majority are not members or associated with a member of a contract market or employee thereof, and which are not otherwise associated with a contract market. The Client agrees that no arbitration demand arising out of or relating to the Advisory Agreement or any part or provision of this Account application or any transactions arising there under may be brought by client more than one year after the cause of action arose. Any reward rendered in any arbitration conducted pursuant to this Arbitration Agreement shall be final and binding on and enforceable against Client in accordance with the substantive law of the State of </w:t>
      </w:r>
      <w:r>
        <w:rPr>
          <w:rFonts w:ascii="Arial" w:hAnsi="Arial" w:cs="Arial"/>
          <w:sz w:val="22"/>
          <w:szCs w:val="22"/>
        </w:rPr>
        <w:t>California</w:t>
      </w:r>
      <w:r w:rsidRPr="008F4938">
        <w:rPr>
          <w:rFonts w:ascii="Arial" w:hAnsi="Arial" w:cs="Arial"/>
          <w:sz w:val="22"/>
          <w:szCs w:val="22"/>
        </w:rPr>
        <w:t>, and judgment may be entered on any such award by any court having jurisdiction thereof.</w:t>
      </w:r>
    </w:p>
    <w:p w14:paraId="61578D8C" w14:textId="77777777" w:rsidR="003830D7" w:rsidRPr="008F4938" w:rsidRDefault="003830D7" w:rsidP="003830D7">
      <w:pPr>
        <w:widowControl/>
        <w:autoSpaceDE w:val="0"/>
        <w:autoSpaceDN w:val="0"/>
        <w:adjustRightInd w:val="0"/>
        <w:jc w:val="both"/>
        <w:rPr>
          <w:rFonts w:ascii="Arial" w:hAnsi="Arial" w:cs="Arial"/>
          <w:sz w:val="22"/>
          <w:szCs w:val="22"/>
        </w:rPr>
      </w:pPr>
    </w:p>
    <w:p w14:paraId="76DE22D3" w14:textId="77777777" w:rsidR="003830D7" w:rsidRPr="008F4938" w:rsidRDefault="003830D7" w:rsidP="003830D7">
      <w:pPr>
        <w:widowControl/>
        <w:autoSpaceDE w:val="0"/>
        <w:autoSpaceDN w:val="0"/>
        <w:adjustRightInd w:val="0"/>
        <w:jc w:val="both"/>
        <w:rPr>
          <w:rFonts w:ascii="Arial" w:hAnsi="Arial" w:cs="Arial"/>
          <w:b/>
          <w:bCs/>
          <w:sz w:val="22"/>
          <w:szCs w:val="22"/>
        </w:rPr>
      </w:pPr>
      <w:r w:rsidRPr="008F4938">
        <w:rPr>
          <w:rFonts w:ascii="Arial" w:hAnsi="Arial" w:cs="Arial"/>
          <w:b/>
          <w:bCs/>
          <w:sz w:val="22"/>
          <w:szCs w:val="22"/>
        </w:rPr>
        <w:t xml:space="preserve">THREE FORUMS EXIST FOR THE RESOLUTION OF COMMODITY DISPUTES: CIVIL COURT LITIGATION, REPARATIONS AT THE COMMODITY FUTURES TRADING COMMISSION (“CFTC”), AND ARBITRATION CONDUCTED BY A SELF-REGULATORY OR OTHER PRIVATE ORGANIZATION. </w:t>
      </w:r>
    </w:p>
    <w:p w14:paraId="42EAF93B" w14:textId="77777777" w:rsidR="003830D7" w:rsidRPr="008F4938" w:rsidRDefault="003830D7" w:rsidP="003830D7">
      <w:pPr>
        <w:widowControl/>
        <w:autoSpaceDE w:val="0"/>
        <w:autoSpaceDN w:val="0"/>
        <w:adjustRightInd w:val="0"/>
        <w:jc w:val="both"/>
        <w:rPr>
          <w:rFonts w:ascii="Arial" w:hAnsi="Arial" w:cs="Arial"/>
          <w:b/>
          <w:bCs/>
          <w:sz w:val="22"/>
          <w:szCs w:val="22"/>
        </w:rPr>
      </w:pPr>
    </w:p>
    <w:p w14:paraId="4B681A95" w14:textId="77777777" w:rsidR="003830D7" w:rsidRPr="008F4938" w:rsidRDefault="003830D7" w:rsidP="003830D7">
      <w:pPr>
        <w:widowControl/>
        <w:autoSpaceDE w:val="0"/>
        <w:autoSpaceDN w:val="0"/>
        <w:adjustRightInd w:val="0"/>
        <w:jc w:val="both"/>
        <w:rPr>
          <w:rFonts w:ascii="Arial" w:hAnsi="Arial" w:cs="Arial"/>
          <w:b/>
          <w:bCs/>
          <w:sz w:val="22"/>
          <w:szCs w:val="22"/>
        </w:rPr>
      </w:pPr>
      <w:r w:rsidRPr="008F4938">
        <w:rPr>
          <w:rFonts w:ascii="Arial" w:hAnsi="Arial" w:cs="Arial"/>
          <w:b/>
          <w:bCs/>
          <w:sz w:val="22"/>
          <w:szCs w:val="22"/>
        </w:rPr>
        <w:t>THE CFTC RECOGNIZES THAT THEY OPPORTUNITY TO SETTLE DISPUTES BY ARBITRATION MAY IN SOME CASES PROVIDE MANY BENEFITS TO CLIENTS, INCLUDING THE ABILITY TO OBTAIN AN EXPEDITIOUS AND FINAL RESOLUTION OF DISPUTES WITHOUT INCURING SUBSTANTIAL COSTS. THE CFTC REQUIRES, HOWEVER, THAT EACH CLIENT INDIVIDUALLY EXAMINE THE RELATIVE MERITS OF ARBITRATION AND THAT YOUR CONSENT TO THIS ARBITRATION AGREEMENT BE VOLUNTARY.</w:t>
      </w:r>
    </w:p>
    <w:p w14:paraId="73D0B146" w14:textId="77777777" w:rsidR="003830D7" w:rsidRPr="008F4938" w:rsidRDefault="003830D7" w:rsidP="003830D7">
      <w:pPr>
        <w:widowControl/>
        <w:autoSpaceDE w:val="0"/>
        <w:autoSpaceDN w:val="0"/>
        <w:adjustRightInd w:val="0"/>
        <w:jc w:val="both"/>
        <w:rPr>
          <w:rFonts w:ascii="Arial" w:hAnsi="Arial" w:cs="Arial"/>
          <w:sz w:val="22"/>
          <w:szCs w:val="22"/>
        </w:rPr>
      </w:pPr>
    </w:p>
    <w:p w14:paraId="282DC0E5" w14:textId="77777777" w:rsidR="003830D7" w:rsidRPr="008F4938" w:rsidRDefault="003830D7" w:rsidP="003830D7">
      <w:pPr>
        <w:widowControl/>
        <w:autoSpaceDE w:val="0"/>
        <w:autoSpaceDN w:val="0"/>
        <w:adjustRightInd w:val="0"/>
        <w:jc w:val="both"/>
        <w:rPr>
          <w:rFonts w:ascii="Arial" w:hAnsi="Arial" w:cs="Arial"/>
          <w:b/>
          <w:bCs/>
          <w:sz w:val="22"/>
          <w:szCs w:val="22"/>
        </w:rPr>
      </w:pPr>
      <w:r w:rsidRPr="008F4938">
        <w:rPr>
          <w:rFonts w:ascii="Arial" w:hAnsi="Arial" w:cs="Arial"/>
          <w:b/>
          <w:bCs/>
          <w:sz w:val="22"/>
          <w:szCs w:val="22"/>
        </w:rPr>
        <w:t xml:space="preserve">BY SIGNING THIS AGREEMENT, YOU (1) MAY BE WAIVING YOUR RIGHT TO SUE IN A COURT OF LAW; AND (2) ARE AGREEING TO BE BOUND BY ARBITRATION OF ANY CLAIMS OR COUNTERCLAIMS WHICH YOU OR </w:t>
      </w:r>
      <w:r>
        <w:rPr>
          <w:rFonts w:ascii="Arial" w:hAnsi="Arial" w:cs="Arial"/>
          <w:b/>
          <w:bCs/>
          <w:sz w:val="22"/>
          <w:szCs w:val="22"/>
        </w:rPr>
        <w:t>RYAN DEGARIS</w:t>
      </w:r>
      <w:r w:rsidRPr="008F4938">
        <w:rPr>
          <w:rFonts w:ascii="Arial" w:hAnsi="Arial" w:cs="Arial"/>
          <w:b/>
          <w:bCs/>
          <w:sz w:val="22"/>
          <w:szCs w:val="22"/>
        </w:rPr>
        <w:t xml:space="preserve"> OR ANY OF ITS AFFILIATED PERSONS MAY SUBMIT TO ARBITRATION UNDER THIS AGREEMENT. YOU ARE NOT, HOWEVER, WAITING YOUR RIGHT TO ELECT INSTEAD TO PETITION THE CFTC TO INSTITUTE REPARIATIONS PROCEEDINGS UNDER SECTION 14 OF THE COMMOFITY EXCHANGE ACT WITH RESPECT TO ANY DISPUTE WHICH MAY BE ARBITRATED PURSUANT TO THIS AGREEMENT. IN THE EVENT A DISPUTE ARISES, YOU WILL BE NOTIFIED IF </w:t>
      </w:r>
      <w:r>
        <w:rPr>
          <w:rFonts w:ascii="Arial" w:hAnsi="Arial" w:cs="Arial"/>
          <w:b/>
          <w:bCs/>
          <w:sz w:val="22"/>
          <w:szCs w:val="22"/>
        </w:rPr>
        <w:t>RYAN DEGARIS</w:t>
      </w:r>
      <w:r w:rsidRPr="008F4938">
        <w:rPr>
          <w:rFonts w:ascii="Arial" w:hAnsi="Arial" w:cs="Arial"/>
          <w:b/>
          <w:bCs/>
          <w:sz w:val="22"/>
          <w:szCs w:val="22"/>
        </w:rPr>
        <w:t xml:space="preserve"> OR ANY OF ITS AFFILIATED PERSONS INTEND TO SUBMIT THE DISPUTE TO ARBITRATION. IF YOU BELIEVE A VIOLATION </w:t>
      </w:r>
      <w:r w:rsidRPr="008F4938">
        <w:rPr>
          <w:rFonts w:ascii="Arial" w:hAnsi="Arial" w:cs="Arial"/>
          <w:b/>
          <w:bCs/>
          <w:sz w:val="22"/>
          <w:szCs w:val="22"/>
        </w:rPr>
        <w:lastRenderedPageBreak/>
        <w:t xml:space="preserve">OF THE COMMODITY EXCHANGE ACT IS INVOLVED AND IF YOU PREFER TO REQUIEST A SECTION 14 “REPARATION” PROCEEDING BEFORE THE CFTC, YOU WILL HAVE 45 DAYS FROM THE DATE OF SUCH NOTICE IN WHICH TO MAKE THAT ELECTION. </w:t>
      </w:r>
    </w:p>
    <w:p w14:paraId="7E4DCB68" w14:textId="77777777" w:rsidR="003830D7" w:rsidRPr="008F4938" w:rsidRDefault="003830D7" w:rsidP="003830D7">
      <w:pPr>
        <w:widowControl/>
        <w:autoSpaceDE w:val="0"/>
        <w:autoSpaceDN w:val="0"/>
        <w:adjustRightInd w:val="0"/>
        <w:jc w:val="both"/>
        <w:rPr>
          <w:rFonts w:ascii="Arial" w:hAnsi="Arial" w:cs="Arial"/>
          <w:b/>
          <w:bCs/>
          <w:sz w:val="22"/>
          <w:szCs w:val="22"/>
        </w:rPr>
      </w:pPr>
    </w:p>
    <w:p w14:paraId="09815A28" w14:textId="77777777" w:rsidR="003830D7" w:rsidRPr="008F4938" w:rsidRDefault="003830D7" w:rsidP="003830D7">
      <w:pPr>
        <w:widowControl/>
        <w:autoSpaceDE w:val="0"/>
        <w:autoSpaceDN w:val="0"/>
        <w:adjustRightInd w:val="0"/>
        <w:jc w:val="both"/>
        <w:rPr>
          <w:rFonts w:ascii="Arial" w:hAnsi="Arial" w:cs="Arial"/>
          <w:b/>
          <w:bCs/>
          <w:sz w:val="22"/>
          <w:szCs w:val="22"/>
        </w:rPr>
      </w:pPr>
      <w:r w:rsidRPr="008F4938">
        <w:rPr>
          <w:rFonts w:ascii="Arial" w:hAnsi="Arial" w:cs="Arial"/>
          <w:b/>
          <w:bCs/>
          <w:sz w:val="22"/>
          <w:szCs w:val="22"/>
        </w:rPr>
        <w:t xml:space="preserve">YOU NEED NOT SIGN THIS AGREEMENT TO OPEN AN ACCOUNT WITH </w:t>
      </w:r>
      <w:r>
        <w:rPr>
          <w:rFonts w:ascii="Arial" w:hAnsi="Arial" w:cs="Arial"/>
          <w:b/>
          <w:bCs/>
          <w:sz w:val="22"/>
          <w:szCs w:val="22"/>
        </w:rPr>
        <w:t>RYAN DEGARIS</w:t>
      </w:r>
      <w:r w:rsidRPr="008F4938">
        <w:rPr>
          <w:rFonts w:ascii="Arial" w:hAnsi="Arial" w:cs="Arial"/>
          <w:b/>
          <w:bCs/>
          <w:sz w:val="22"/>
          <w:szCs w:val="22"/>
        </w:rPr>
        <w:t xml:space="preserve"> </w:t>
      </w:r>
    </w:p>
    <w:p w14:paraId="426C704C" w14:textId="77777777" w:rsidR="003830D7" w:rsidRPr="008F4938" w:rsidRDefault="003830D7" w:rsidP="003830D7">
      <w:pPr>
        <w:widowControl/>
        <w:autoSpaceDE w:val="0"/>
        <w:autoSpaceDN w:val="0"/>
        <w:adjustRightInd w:val="0"/>
        <w:jc w:val="both"/>
        <w:rPr>
          <w:rFonts w:ascii="Arial" w:hAnsi="Arial" w:cs="Arial"/>
          <w:b/>
          <w:bCs/>
          <w:sz w:val="22"/>
          <w:szCs w:val="22"/>
        </w:rPr>
      </w:pPr>
    </w:p>
    <w:p w14:paraId="551CDD30" w14:textId="77777777" w:rsidR="003830D7" w:rsidRPr="008F4938" w:rsidRDefault="003830D7" w:rsidP="003830D7">
      <w:pPr>
        <w:widowControl/>
        <w:autoSpaceDE w:val="0"/>
        <w:autoSpaceDN w:val="0"/>
        <w:adjustRightInd w:val="0"/>
        <w:jc w:val="both"/>
        <w:rPr>
          <w:rFonts w:ascii="Arial" w:hAnsi="Arial" w:cs="Arial"/>
          <w:sz w:val="22"/>
          <w:szCs w:val="22"/>
        </w:rPr>
      </w:pPr>
    </w:p>
    <w:p w14:paraId="4F5E6283" w14:textId="77777777" w:rsidR="003830D7" w:rsidRPr="008F4938" w:rsidRDefault="003830D7" w:rsidP="003830D7">
      <w:pPr>
        <w:widowControl/>
        <w:autoSpaceDE w:val="0"/>
        <w:autoSpaceDN w:val="0"/>
        <w:adjustRightInd w:val="0"/>
        <w:jc w:val="both"/>
        <w:rPr>
          <w:rFonts w:ascii="Arial" w:hAnsi="Arial" w:cs="Arial"/>
          <w:sz w:val="22"/>
          <w:szCs w:val="22"/>
        </w:rPr>
      </w:pPr>
      <w:r w:rsidRPr="008F4938">
        <w:rPr>
          <w:rFonts w:ascii="Arial" w:hAnsi="Arial" w:cs="Arial"/>
          <w:sz w:val="22"/>
          <w:szCs w:val="22"/>
        </w:rPr>
        <w:t>Client Signature: X______________________________________________</w:t>
      </w:r>
    </w:p>
    <w:p w14:paraId="72F620E4" w14:textId="77777777" w:rsidR="003830D7" w:rsidRPr="008F4938" w:rsidRDefault="003830D7" w:rsidP="003830D7">
      <w:pPr>
        <w:widowControl/>
        <w:autoSpaceDE w:val="0"/>
        <w:autoSpaceDN w:val="0"/>
        <w:adjustRightInd w:val="0"/>
        <w:jc w:val="both"/>
        <w:rPr>
          <w:rFonts w:ascii="Arial" w:hAnsi="Arial" w:cs="Arial"/>
          <w:sz w:val="22"/>
          <w:szCs w:val="22"/>
        </w:rPr>
      </w:pPr>
    </w:p>
    <w:p w14:paraId="6758BAD8" w14:textId="77777777" w:rsidR="003830D7" w:rsidRPr="008F4938" w:rsidRDefault="003830D7" w:rsidP="003830D7">
      <w:pPr>
        <w:widowControl/>
        <w:autoSpaceDE w:val="0"/>
        <w:autoSpaceDN w:val="0"/>
        <w:adjustRightInd w:val="0"/>
        <w:jc w:val="both"/>
        <w:rPr>
          <w:rFonts w:ascii="Arial" w:hAnsi="Arial" w:cs="Arial"/>
          <w:sz w:val="22"/>
          <w:szCs w:val="22"/>
        </w:rPr>
      </w:pPr>
    </w:p>
    <w:p w14:paraId="5204DF96" w14:textId="77777777" w:rsidR="003830D7" w:rsidRPr="008F4938" w:rsidRDefault="003830D7" w:rsidP="003830D7">
      <w:pPr>
        <w:widowControl/>
        <w:autoSpaceDE w:val="0"/>
        <w:autoSpaceDN w:val="0"/>
        <w:adjustRightInd w:val="0"/>
        <w:jc w:val="both"/>
        <w:rPr>
          <w:rFonts w:ascii="Arial" w:hAnsi="Arial" w:cs="Arial"/>
          <w:sz w:val="22"/>
          <w:szCs w:val="22"/>
        </w:rPr>
      </w:pPr>
      <w:r w:rsidRPr="008F4938">
        <w:rPr>
          <w:rFonts w:ascii="Arial" w:hAnsi="Arial" w:cs="Arial"/>
          <w:sz w:val="22"/>
          <w:szCs w:val="22"/>
        </w:rPr>
        <w:t>Client Printed Name: ___________________________________________</w:t>
      </w:r>
    </w:p>
    <w:p w14:paraId="200265A5" w14:textId="77777777" w:rsidR="003830D7" w:rsidRPr="008F4938" w:rsidRDefault="003830D7" w:rsidP="003830D7">
      <w:pPr>
        <w:widowControl/>
        <w:autoSpaceDE w:val="0"/>
        <w:autoSpaceDN w:val="0"/>
        <w:adjustRightInd w:val="0"/>
        <w:jc w:val="both"/>
        <w:rPr>
          <w:rFonts w:ascii="Arial" w:hAnsi="Arial" w:cs="Arial"/>
          <w:sz w:val="22"/>
          <w:szCs w:val="22"/>
        </w:rPr>
      </w:pPr>
    </w:p>
    <w:p w14:paraId="170230DA" w14:textId="77777777" w:rsidR="003830D7" w:rsidRPr="008F4938" w:rsidRDefault="003830D7" w:rsidP="003830D7">
      <w:pPr>
        <w:widowControl/>
        <w:autoSpaceDE w:val="0"/>
        <w:autoSpaceDN w:val="0"/>
        <w:adjustRightInd w:val="0"/>
        <w:jc w:val="both"/>
        <w:rPr>
          <w:rFonts w:ascii="Arial" w:hAnsi="Arial" w:cs="Arial"/>
          <w:sz w:val="22"/>
          <w:szCs w:val="22"/>
        </w:rPr>
      </w:pPr>
    </w:p>
    <w:p w14:paraId="4A18E0BA" w14:textId="77777777" w:rsidR="003830D7" w:rsidRPr="008F4938" w:rsidRDefault="003830D7" w:rsidP="003830D7">
      <w:pPr>
        <w:widowControl/>
        <w:autoSpaceDE w:val="0"/>
        <w:autoSpaceDN w:val="0"/>
        <w:adjustRightInd w:val="0"/>
        <w:jc w:val="both"/>
        <w:rPr>
          <w:rFonts w:ascii="Arial" w:hAnsi="Arial" w:cs="Arial"/>
          <w:sz w:val="22"/>
          <w:szCs w:val="22"/>
        </w:rPr>
      </w:pPr>
      <w:r w:rsidRPr="008F4938">
        <w:rPr>
          <w:rFonts w:ascii="Arial" w:hAnsi="Arial" w:cs="Arial"/>
          <w:sz w:val="22"/>
          <w:szCs w:val="22"/>
        </w:rPr>
        <w:t>Client Signature: X______________________________________________</w:t>
      </w:r>
    </w:p>
    <w:p w14:paraId="37722EFD" w14:textId="77777777" w:rsidR="003830D7" w:rsidRPr="008F4938" w:rsidRDefault="003830D7" w:rsidP="003830D7">
      <w:pPr>
        <w:widowControl/>
        <w:autoSpaceDE w:val="0"/>
        <w:autoSpaceDN w:val="0"/>
        <w:adjustRightInd w:val="0"/>
        <w:jc w:val="both"/>
        <w:rPr>
          <w:rFonts w:ascii="Arial" w:hAnsi="Arial" w:cs="Arial"/>
          <w:sz w:val="22"/>
          <w:szCs w:val="22"/>
        </w:rPr>
      </w:pPr>
    </w:p>
    <w:p w14:paraId="32817D92" w14:textId="77777777" w:rsidR="003830D7" w:rsidRPr="008F4938" w:rsidRDefault="003830D7" w:rsidP="003830D7">
      <w:pPr>
        <w:widowControl/>
        <w:autoSpaceDE w:val="0"/>
        <w:autoSpaceDN w:val="0"/>
        <w:adjustRightInd w:val="0"/>
        <w:jc w:val="both"/>
        <w:rPr>
          <w:rFonts w:ascii="Arial" w:hAnsi="Arial" w:cs="Arial"/>
          <w:sz w:val="22"/>
          <w:szCs w:val="22"/>
        </w:rPr>
      </w:pPr>
    </w:p>
    <w:p w14:paraId="2CBB25D4" w14:textId="77777777" w:rsidR="003830D7" w:rsidRPr="008F4938" w:rsidRDefault="003830D7" w:rsidP="003830D7">
      <w:pPr>
        <w:widowControl/>
        <w:autoSpaceDE w:val="0"/>
        <w:autoSpaceDN w:val="0"/>
        <w:adjustRightInd w:val="0"/>
        <w:jc w:val="both"/>
        <w:rPr>
          <w:rFonts w:ascii="Arial" w:hAnsi="Arial" w:cs="Arial"/>
          <w:sz w:val="22"/>
          <w:szCs w:val="22"/>
        </w:rPr>
      </w:pPr>
      <w:r w:rsidRPr="008F4938">
        <w:rPr>
          <w:rFonts w:ascii="Arial" w:hAnsi="Arial" w:cs="Arial"/>
          <w:sz w:val="22"/>
          <w:szCs w:val="22"/>
        </w:rPr>
        <w:t>Client Printed Name: ___________________________________________</w:t>
      </w:r>
    </w:p>
    <w:p w14:paraId="22A6FD0D" w14:textId="77777777" w:rsidR="003830D7" w:rsidRPr="008F4938" w:rsidRDefault="003830D7" w:rsidP="003830D7">
      <w:pPr>
        <w:jc w:val="both"/>
        <w:rPr>
          <w:rFonts w:ascii="Arial" w:hAnsi="Arial" w:cs="Arial"/>
          <w:sz w:val="22"/>
          <w:szCs w:val="22"/>
        </w:rPr>
      </w:pPr>
    </w:p>
    <w:p w14:paraId="7B4696B0" w14:textId="77777777" w:rsidR="003830D7" w:rsidRPr="008F4938" w:rsidRDefault="003830D7" w:rsidP="003830D7">
      <w:pPr>
        <w:jc w:val="both"/>
        <w:rPr>
          <w:rFonts w:ascii="Arial" w:hAnsi="Arial" w:cs="Arial"/>
          <w:sz w:val="22"/>
          <w:szCs w:val="22"/>
        </w:rPr>
      </w:pPr>
    </w:p>
    <w:p w14:paraId="5E0FDC44" w14:textId="77777777" w:rsidR="003830D7" w:rsidRPr="008F4938" w:rsidRDefault="003830D7" w:rsidP="003830D7">
      <w:pPr>
        <w:jc w:val="both"/>
        <w:rPr>
          <w:rFonts w:ascii="Arial" w:hAnsi="Arial" w:cs="Arial"/>
          <w:sz w:val="22"/>
          <w:szCs w:val="22"/>
        </w:rPr>
      </w:pPr>
      <w:r w:rsidRPr="008F4938">
        <w:rPr>
          <w:rFonts w:ascii="Arial" w:hAnsi="Arial" w:cs="Arial"/>
          <w:sz w:val="22"/>
          <w:szCs w:val="22"/>
        </w:rPr>
        <w:t>Date: _________________________</w:t>
      </w:r>
    </w:p>
    <w:p w14:paraId="21820023" w14:textId="77777777" w:rsidR="003830D7" w:rsidRPr="008F4938" w:rsidRDefault="003830D7" w:rsidP="003830D7">
      <w:pPr>
        <w:jc w:val="both"/>
        <w:rPr>
          <w:rFonts w:ascii="Arial" w:hAnsi="Arial" w:cs="Arial"/>
          <w:sz w:val="22"/>
          <w:szCs w:val="22"/>
        </w:rPr>
      </w:pPr>
    </w:p>
    <w:p w14:paraId="134BF39E" w14:textId="77777777" w:rsidR="003830D7" w:rsidRDefault="003830D7" w:rsidP="003830D7">
      <w:pPr>
        <w:jc w:val="both"/>
        <w:rPr>
          <w:sz w:val="19"/>
          <w:szCs w:val="19"/>
        </w:rPr>
      </w:pPr>
    </w:p>
    <w:p w14:paraId="63CDB103" w14:textId="77777777" w:rsidR="003830D7" w:rsidRDefault="003830D7" w:rsidP="003830D7">
      <w:pPr>
        <w:jc w:val="both"/>
        <w:rPr>
          <w:sz w:val="19"/>
          <w:szCs w:val="19"/>
        </w:rPr>
      </w:pPr>
    </w:p>
    <w:p w14:paraId="650CBE44" w14:textId="77777777" w:rsidR="003830D7" w:rsidRDefault="003830D7" w:rsidP="003830D7">
      <w:pPr>
        <w:jc w:val="both"/>
        <w:rPr>
          <w:sz w:val="19"/>
          <w:szCs w:val="19"/>
        </w:rPr>
      </w:pPr>
    </w:p>
    <w:p w14:paraId="34EC3269" w14:textId="77777777" w:rsidR="003830D7" w:rsidRDefault="003830D7" w:rsidP="003830D7">
      <w:pPr>
        <w:jc w:val="both"/>
        <w:rPr>
          <w:sz w:val="19"/>
          <w:szCs w:val="19"/>
        </w:rPr>
      </w:pPr>
    </w:p>
    <w:p w14:paraId="6456BBB6" w14:textId="77777777" w:rsidR="003830D7" w:rsidRDefault="003830D7" w:rsidP="003830D7">
      <w:pPr>
        <w:jc w:val="both"/>
        <w:rPr>
          <w:sz w:val="19"/>
          <w:szCs w:val="19"/>
        </w:rPr>
      </w:pPr>
    </w:p>
    <w:p w14:paraId="6E6C1F96" w14:textId="77777777" w:rsidR="003830D7" w:rsidRDefault="003830D7" w:rsidP="003830D7">
      <w:pPr>
        <w:jc w:val="both"/>
        <w:rPr>
          <w:sz w:val="19"/>
          <w:szCs w:val="19"/>
        </w:rPr>
      </w:pPr>
    </w:p>
    <w:p w14:paraId="4504C1F7" w14:textId="77777777" w:rsidR="003830D7" w:rsidRDefault="003830D7" w:rsidP="003830D7">
      <w:pPr>
        <w:jc w:val="both"/>
        <w:rPr>
          <w:rFonts w:ascii="Arial" w:eastAsiaTheme="minorHAnsi" w:hAnsi="Arial" w:cs="Arial"/>
          <w:sz w:val="22"/>
          <w:szCs w:val="22"/>
          <w:lang w:eastAsia="en-US"/>
        </w:rPr>
      </w:pPr>
    </w:p>
    <w:p w14:paraId="6291FFF6" w14:textId="77777777" w:rsidR="003830D7" w:rsidRDefault="003830D7" w:rsidP="003830D7">
      <w:pPr>
        <w:jc w:val="both"/>
        <w:rPr>
          <w:rFonts w:ascii="Arial" w:eastAsiaTheme="minorHAnsi" w:hAnsi="Arial" w:cs="Arial"/>
          <w:sz w:val="22"/>
          <w:szCs w:val="22"/>
          <w:lang w:eastAsia="en-US"/>
        </w:rPr>
      </w:pPr>
    </w:p>
    <w:p w14:paraId="16157B67" w14:textId="77777777" w:rsidR="00EE7A38" w:rsidRDefault="00EE7A38" w:rsidP="003429AF">
      <w:pPr>
        <w:jc w:val="center"/>
        <w:rPr>
          <w:rFonts w:ascii="Arial" w:hAnsi="Arial" w:cs="Arial"/>
          <w:szCs w:val="24"/>
        </w:rPr>
      </w:pPr>
    </w:p>
    <w:p w14:paraId="512BDBA2" w14:textId="77777777" w:rsidR="00EE7A38" w:rsidRDefault="00EE7A38" w:rsidP="003429AF">
      <w:pPr>
        <w:jc w:val="center"/>
        <w:rPr>
          <w:rFonts w:ascii="Arial" w:hAnsi="Arial" w:cs="Arial"/>
          <w:szCs w:val="24"/>
        </w:rPr>
      </w:pPr>
    </w:p>
    <w:p w14:paraId="79AD5836" w14:textId="77777777" w:rsidR="00467AA7" w:rsidRDefault="00467AA7" w:rsidP="00501417">
      <w:pPr>
        <w:widowControl/>
        <w:suppressAutoHyphens w:val="0"/>
        <w:autoSpaceDE w:val="0"/>
        <w:autoSpaceDN w:val="0"/>
        <w:adjustRightInd w:val="0"/>
        <w:rPr>
          <w:rFonts w:ascii="Arial" w:eastAsiaTheme="minorHAnsi" w:hAnsi="Arial" w:cs="Arial"/>
          <w:b/>
          <w:bCs/>
          <w:sz w:val="22"/>
          <w:szCs w:val="22"/>
          <w:lang w:eastAsia="en-US"/>
        </w:rPr>
      </w:pPr>
    </w:p>
    <w:p w14:paraId="4C5C8099" w14:textId="1A6B6526" w:rsidR="003429AF" w:rsidRPr="006C4980" w:rsidRDefault="003429AF" w:rsidP="00443C06">
      <w:pPr>
        <w:widowControl/>
        <w:suppressAutoHyphens w:val="0"/>
        <w:autoSpaceDE w:val="0"/>
        <w:autoSpaceDN w:val="0"/>
        <w:adjustRightInd w:val="0"/>
        <w:jc w:val="center"/>
        <w:rPr>
          <w:rFonts w:ascii="Arial" w:eastAsiaTheme="minorHAnsi" w:hAnsi="Arial" w:cs="Arial"/>
          <w:b/>
          <w:bCs/>
          <w:sz w:val="22"/>
          <w:szCs w:val="22"/>
          <w:lang w:eastAsia="en-US"/>
        </w:rPr>
      </w:pPr>
      <w:r>
        <w:rPr>
          <w:rFonts w:ascii="Arial" w:eastAsiaTheme="minorHAnsi" w:hAnsi="Arial" w:cs="Arial"/>
          <w:b/>
          <w:bCs/>
          <w:sz w:val="22"/>
          <w:szCs w:val="22"/>
          <w:lang w:eastAsia="en-US"/>
        </w:rPr>
        <w:t xml:space="preserve">EXHIBIT </w:t>
      </w:r>
      <w:r w:rsidR="00A614E0">
        <w:rPr>
          <w:rFonts w:ascii="Arial" w:eastAsiaTheme="minorHAnsi" w:hAnsi="Arial" w:cs="Arial"/>
          <w:b/>
          <w:bCs/>
          <w:sz w:val="22"/>
          <w:szCs w:val="22"/>
          <w:lang w:eastAsia="en-US"/>
        </w:rPr>
        <w:t>D</w:t>
      </w:r>
      <w:r w:rsidRPr="006C4980">
        <w:rPr>
          <w:rFonts w:ascii="Arial" w:eastAsiaTheme="minorHAnsi" w:hAnsi="Arial" w:cs="Arial"/>
          <w:b/>
          <w:bCs/>
          <w:sz w:val="22"/>
          <w:szCs w:val="22"/>
          <w:lang w:eastAsia="en-US"/>
        </w:rPr>
        <w:t>:</w:t>
      </w:r>
    </w:p>
    <w:p w14:paraId="13BE5DE7" w14:textId="77777777" w:rsidR="003830D7" w:rsidRDefault="003830D7" w:rsidP="003830D7">
      <w:pPr>
        <w:jc w:val="both"/>
        <w:rPr>
          <w:rFonts w:ascii="Arial" w:eastAsiaTheme="minorHAnsi" w:hAnsi="Arial" w:cs="Arial"/>
          <w:sz w:val="22"/>
          <w:szCs w:val="22"/>
          <w:lang w:eastAsia="en-US"/>
        </w:rPr>
      </w:pPr>
    </w:p>
    <w:p w14:paraId="0925251D" w14:textId="77777777" w:rsidR="003830D7" w:rsidRDefault="003830D7" w:rsidP="003830D7">
      <w:pPr>
        <w:jc w:val="both"/>
        <w:rPr>
          <w:rFonts w:ascii="Arial" w:eastAsiaTheme="minorHAnsi" w:hAnsi="Arial" w:cs="Arial"/>
          <w:sz w:val="22"/>
          <w:szCs w:val="22"/>
          <w:lang w:eastAsia="en-US"/>
        </w:rPr>
      </w:pPr>
    </w:p>
    <w:p w14:paraId="710D73DE" w14:textId="77777777" w:rsidR="003830D7" w:rsidRDefault="003830D7" w:rsidP="003830D7">
      <w:pPr>
        <w:jc w:val="center"/>
        <w:rPr>
          <w:rFonts w:ascii="Arial" w:hAnsi="Arial" w:cs="Arial"/>
          <w:b/>
          <w:bCs/>
          <w:sz w:val="22"/>
          <w:szCs w:val="22"/>
        </w:rPr>
      </w:pPr>
    </w:p>
    <w:p w14:paraId="2C22FD8A" w14:textId="77777777" w:rsidR="003830D7" w:rsidRPr="00691AFE" w:rsidRDefault="003830D7" w:rsidP="003830D7">
      <w:pPr>
        <w:jc w:val="center"/>
        <w:rPr>
          <w:rFonts w:ascii="Arial" w:hAnsi="Arial" w:cs="Arial"/>
          <w:b/>
          <w:bCs/>
          <w:sz w:val="22"/>
          <w:szCs w:val="22"/>
        </w:rPr>
      </w:pPr>
      <w:r w:rsidRPr="00691AFE">
        <w:rPr>
          <w:rFonts w:ascii="Arial" w:hAnsi="Arial" w:cs="Arial"/>
          <w:b/>
          <w:bCs/>
          <w:sz w:val="22"/>
          <w:szCs w:val="22"/>
        </w:rPr>
        <w:t>PRIVACY POLICY</w:t>
      </w:r>
    </w:p>
    <w:p w14:paraId="55657491" w14:textId="3A6032E2" w:rsidR="003830D7" w:rsidRPr="00691AFE" w:rsidRDefault="009C1358" w:rsidP="003830D7">
      <w:pPr>
        <w:jc w:val="center"/>
        <w:rPr>
          <w:rFonts w:ascii="Arial" w:hAnsi="Arial" w:cs="Arial"/>
          <w:sz w:val="22"/>
          <w:szCs w:val="22"/>
        </w:rPr>
      </w:pPr>
      <w:r>
        <w:rPr>
          <w:rFonts w:ascii="Arial" w:hAnsi="Arial" w:cs="Arial"/>
          <w:sz w:val="22"/>
          <w:szCs w:val="22"/>
        </w:rPr>
        <w:t>September</w:t>
      </w:r>
      <w:r w:rsidR="00EE7A38">
        <w:rPr>
          <w:rFonts w:ascii="Arial" w:hAnsi="Arial" w:cs="Arial"/>
          <w:sz w:val="22"/>
          <w:szCs w:val="22"/>
        </w:rPr>
        <w:t xml:space="preserve"> </w:t>
      </w:r>
      <w:r w:rsidR="00401E38">
        <w:rPr>
          <w:rFonts w:ascii="Arial" w:hAnsi="Arial" w:cs="Arial"/>
          <w:sz w:val="22"/>
          <w:szCs w:val="22"/>
        </w:rPr>
        <w:t>1st</w:t>
      </w:r>
      <w:r w:rsidR="003830D7">
        <w:rPr>
          <w:rFonts w:ascii="Arial" w:hAnsi="Arial" w:cs="Arial"/>
          <w:sz w:val="22"/>
          <w:szCs w:val="22"/>
        </w:rPr>
        <w:t>, 20</w:t>
      </w:r>
      <w:r w:rsidR="009411E8">
        <w:rPr>
          <w:rFonts w:ascii="Arial" w:hAnsi="Arial" w:cs="Arial"/>
          <w:sz w:val="22"/>
          <w:szCs w:val="22"/>
        </w:rPr>
        <w:t>2</w:t>
      </w:r>
      <w:r>
        <w:rPr>
          <w:rFonts w:ascii="Arial" w:hAnsi="Arial" w:cs="Arial"/>
          <w:sz w:val="22"/>
          <w:szCs w:val="22"/>
        </w:rPr>
        <w:t>2</w:t>
      </w:r>
    </w:p>
    <w:p w14:paraId="3035CBEC" w14:textId="77777777" w:rsidR="003830D7" w:rsidRPr="00691AFE" w:rsidRDefault="003830D7" w:rsidP="003830D7">
      <w:pPr>
        <w:jc w:val="center"/>
        <w:rPr>
          <w:rFonts w:ascii="Arial" w:hAnsi="Arial" w:cs="Arial"/>
          <w:i/>
          <w:iCs/>
          <w:sz w:val="22"/>
          <w:szCs w:val="22"/>
        </w:rPr>
      </w:pPr>
      <w:r w:rsidRPr="00691AFE">
        <w:rPr>
          <w:rFonts w:ascii="Arial" w:hAnsi="Arial" w:cs="Arial"/>
          <w:i/>
          <w:iCs/>
          <w:sz w:val="22"/>
          <w:szCs w:val="22"/>
        </w:rPr>
        <w:t>Your Privacy is Our Priority</w:t>
      </w:r>
    </w:p>
    <w:p w14:paraId="1ADCF022" w14:textId="77777777" w:rsidR="003830D7" w:rsidRDefault="003830D7" w:rsidP="003830D7">
      <w:pPr>
        <w:jc w:val="both"/>
        <w:rPr>
          <w:rFonts w:ascii="Arial" w:hAnsi="Arial" w:cs="Arial"/>
          <w:sz w:val="22"/>
          <w:szCs w:val="22"/>
        </w:rPr>
      </w:pPr>
    </w:p>
    <w:p w14:paraId="28F50233" w14:textId="77777777" w:rsidR="003830D7" w:rsidRPr="00691AFE" w:rsidRDefault="007D76E2" w:rsidP="003830D7">
      <w:pPr>
        <w:jc w:val="both"/>
        <w:rPr>
          <w:rFonts w:ascii="Arial" w:hAnsi="Arial" w:cs="Arial"/>
          <w:sz w:val="22"/>
          <w:szCs w:val="22"/>
        </w:rPr>
      </w:pPr>
      <w:r>
        <w:rPr>
          <w:rFonts w:ascii="Arial" w:hAnsi="Arial" w:cs="Arial"/>
          <w:sz w:val="22"/>
          <w:szCs w:val="22"/>
        </w:rPr>
        <w:t>RYAN DEGARIS, CTA</w:t>
      </w:r>
      <w:r w:rsidR="003830D7">
        <w:rPr>
          <w:rFonts w:ascii="Arial" w:hAnsi="Arial" w:cs="Arial"/>
          <w:sz w:val="22"/>
          <w:szCs w:val="22"/>
        </w:rPr>
        <w:t xml:space="preserve"> </w:t>
      </w:r>
      <w:r w:rsidR="003830D7" w:rsidRPr="00691AFE">
        <w:rPr>
          <w:rFonts w:ascii="Arial" w:hAnsi="Arial" w:cs="Arial"/>
          <w:sz w:val="22"/>
          <w:szCs w:val="22"/>
        </w:rPr>
        <w:t>is committed to safeguarding the personal information</w:t>
      </w:r>
    </w:p>
    <w:p w14:paraId="5A621AB2" w14:textId="77777777" w:rsidR="003830D7" w:rsidRDefault="003830D7" w:rsidP="003830D7">
      <w:pPr>
        <w:jc w:val="both"/>
        <w:rPr>
          <w:rFonts w:ascii="Arial" w:hAnsi="Arial" w:cs="Arial"/>
          <w:sz w:val="22"/>
          <w:szCs w:val="22"/>
        </w:rPr>
      </w:pPr>
      <w:r w:rsidRPr="00691AFE">
        <w:rPr>
          <w:rFonts w:ascii="Arial" w:hAnsi="Arial" w:cs="Arial"/>
          <w:sz w:val="22"/>
          <w:szCs w:val="22"/>
        </w:rPr>
        <w:t>that you provide us. This Privacy Policy describes how we handle and protect personal</w:t>
      </w:r>
      <w:r>
        <w:rPr>
          <w:rFonts w:ascii="Arial" w:hAnsi="Arial" w:cs="Arial"/>
          <w:sz w:val="22"/>
          <w:szCs w:val="22"/>
        </w:rPr>
        <w:t xml:space="preserve"> </w:t>
      </w:r>
      <w:r w:rsidRPr="00691AFE">
        <w:rPr>
          <w:rFonts w:ascii="Arial" w:hAnsi="Arial" w:cs="Arial"/>
          <w:sz w:val="22"/>
          <w:szCs w:val="22"/>
        </w:rPr>
        <w:lastRenderedPageBreak/>
        <w:t>information we collect about individuals, such as you, who apply for or receive our</w:t>
      </w:r>
      <w:r>
        <w:rPr>
          <w:rFonts w:ascii="Arial" w:hAnsi="Arial" w:cs="Arial"/>
          <w:sz w:val="22"/>
          <w:szCs w:val="22"/>
        </w:rPr>
        <w:t xml:space="preserve"> </w:t>
      </w:r>
      <w:r w:rsidRPr="00691AFE">
        <w:rPr>
          <w:rFonts w:ascii="Arial" w:hAnsi="Arial" w:cs="Arial"/>
          <w:sz w:val="22"/>
          <w:szCs w:val="22"/>
        </w:rPr>
        <w:t>products and services. The provisions of this notice apply to former customers as well as</w:t>
      </w:r>
      <w:r>
        <w:rPr>
          <w:rFonts w:ascii="Arial" w:hAnsi="Arial" w:cs="Arial"/>
          <w:sz w:val="22"/>
          <w:szCs w:val="22"/>
        </w:rPr>
        <w:t xml:space="preserve"> </w:t>
      </w:r>
      <w:r w:rsidRPr="00691AFE">
        <w:rPr>
          <w:rFonts w:ascii="Arial" w:hAnsi="Arial" w:cs="Arial"/>
          <w:sz w:val="22"/>
          <w:szCs w:val="22"/>
        </w:rPr>
        <w:t>our current customers.</w:t>
      </w:r>
    </w:p>
    <w:p w14:paraId="00A6F30A" w14:textId="77777777" w:rsidR="003830D7" w:rsidRPr="00691AFE" w:rsidRDefault="003830D7" w:rsidP="003830D7">
      <w:pPr>
        <w:jc w:val="both"/>
        <w:rPr>
          <w:rFonts w:ascii="Arial" w:hAnsi="Arial" w:cs="Arial"/>
          <w:sz w:val="22"/>
          <w:szCs w:val="22"/>
        </w:rPr>
      </w:pPr>
    </w:p>
    <w:p w14:paraId="1FC667FA" w14:textId="77777777" w:rsidR="003830D7" w:rsidRDefault="003830D7" w:rsidP="003830D7">
      <w:pPr>
        <w:jc w:val="both"/>
        <w:rPr>
          <w:rFonts w:ascii="Arial" w:hAnsi="Arial" w:cs="Arial"/>
          <w:i/>
          <w:iCs/>
          <w:sz w:val="22"/>
          <w:szCs w:val="22"/>
        </w:rPr>
      </w:pPr>
      <w:r w:rsidRPr="00691AFE">
        <w:rPr>
          <w:rFonts w:ascii="Arial" w:hAnsi="Arial" w:cs="Arial"/>
          <w:i/>
          <w:iCs/>
          <w:sz w:val="22"/>
          <w:szCs w:val="22"/>
        </w:rPr>
        <w:t>Why and How</w:t>
      </w:r>
      <w:r>
        <w:rPr>
          <w:rFonts w:ascii="Arial" w:hAnsi="Arial" w:cs="Arial"/>
          <w:i/>
          <w:iCs/>
          <w:sz w:val="22"/>
          <w:szCs w:val="22"/>
        </w:rPr>
        <w:t xml:space="preserve"> </w:t>
      </w:r>
      <w:r w:rsidRPr="00691AFE">
        <w:rPr>
          <w:rFonts w:ascii="Arial" w:hAnsi="Arial" w:cs="Arial"/>
          <w:i/>
          <w:iCs/>
          <w:sz w:val="22"/>
          <w:szCs w:val="22"/>
        </w:rPr>
        <w:t>We Collect Personal Information</w:t>
      </w:r>
    </w:p>
    <w:p w14:paraId="198FB525" w14:textId="77777777" w:rsidR="003830D7" w:rsidRPr="00691AFE" w:rsidRDefault="003830D7" w:rsidP="003830D7">
      <w:pPr>
        <w:jc w:val="both"/>
        <w:rPr>
          <w:rFonts w:ascii="Arial" w:hAnsi="Arial" w:cs="Arial"/>
          <w:i/>
          <w:iCs/>
          <w:sz w:val="22"/>
          <w:szCs w:val="22"/>
        </w:rPr>
      </w:pPr>
    </w:p>
    <w:p w14:paraId="39250AD2" w14:textId="77777777" w:rsidR="003830D7" w:rsidRDefault="003830D7" w:rsidP="003830D7">
      <w:pPr>
        <w:jc w:val="both"/>
        <w:rPr>
          <w:rFonts w:ascii="Arial" w:hAnsi="Arial" w:cs="Arial"/>
          <w:sz w:val="22"/>
          <w:szCs w:val="22"/>
        </w:rPr>
      </w:pPr>
      <w:r w:rsidRPr="00691AFE">
        <w:rPr>
          <w:rFonts w:ascii="Arial" w:hAnsi="Arial" w:cs="Arial"/>
          <w:sz w:val="22"/>
          <w:szCs w:val="22"/>
        </w:rPr>
        <w:t xml:space="preserve">When you apply for or maintain an account with </w:t>
      </w:r>
      <w:r w:rsidR="007D76E2">
        <w:rPr>
          <w:rFonts w:ascii="Arial" w:hAnsi="Arial" w:cs="Arial"/>
          <w:sz w:val="22"/>
          <w:szCs w:val="22"/>
        </w:rPr>
        <w:t>RYAN DEGARIS, CTA</w:t>
      </w:r>
      <w:r>
        <w:rPr>
          <w:rFonts w:ascii="Arial" w:hAnsi="Arial" w:cs="Arial"/>
          <w:sz w:val="22"/>
          <w:szCs w:val="22"/>
        </w:rPr>
        <w:t xml:space="preserve"> </w:t>
      </w:r>
      <w:r w:rsidRPr="00691AFE">
        <w:rPr>
          <w:rFonts w:ascii="Arial" w:hAnsi="Arial" w:cs="Arial"/>
          <w:sz w:val="22"/>
          <w:szCs w:val="22"/>
        </w:rPr>
        <w:t>we</w:t>
      </w:r>
      <w:r>
        <w:rPr>
          <w:rFonts w:ascii="Arial" w:hAnsi="Arial" w:cs="Arial"/>
          <w:sz w:val="22"/>
          <w:szCs w:val="22"/>
        </w:rPr>
        <w:t xml:space="preserve"> </w:t>
      </w:r>
      <w:r w:rsidRPr="00691AFE">
        <w:rPr>
          <w:rFonts w:ascii="Arial" w:hAnsi="Arial" w:cs="Arial"/>
          <w:sz w:val="22"/>
          <w:szCs w:val="22"/>
        </w:rPr>
        <w:t>collect personal information about you for business purposes, such as evaluating your</w:t>
      </w:r>
      <w:r>
        <w:rPr>
          <w:rFonts w:ascii="Arial" w:hAnsi="Arial" w:cs="Arial"/>
          <w:sz w:val="22"/>
          <w:szCs w:val="22"/>
        </w:rPr>
        <w:t xml:space="preserve"> </w:t>
      </w:r>
      <w:r w:rsidRPr="00691AFE">
        <w:rPr>
          <w:rFonts w:ascii="Arial" w:hAnsi="Arial" w:cs="Arial"/>
          <w:sz w:val="22"/>
          <w:szCs w:val="22"/>
        </w:rPr>
        <w:t>financial needs, processing your requests and transactions, informing you about products</w:t>
      </w:r>
      <w:r>
        <w:rPr>
          <w:rFonts w:ascii="Arial" w:hAnsi="Arial" w:cs="Arial"/>
          <w:sz w:val="22"/>
          <w:szCs w:val="22"/>
        </w:rPr>
        <w:t xml:space="preserve"> </w:t>
      </w:r>
      <w:r w:rsidRPr="00691AFE">
        <w:rPr>
          <w:rFonts w:ascii="Arial" w:hAnsi="Arial" w:cs="Arial"/>
          <w:sz w:val="22"/>
          <w:szCs w:val="22"/>
        </w:rPr>
        <w:t>and services that may be of interest to you, and providing customer service. The personal</w:t>
      </w:r>
      <w:r>
        <w:rPr>
          <w:rFonts w:ascii="Arial" w:hAnsi="Arial" w:cs="Arial"/>
          <w:sz w:val="22"/>
          <w:szCs w:val="22"/>
        </w:rPr>
        <w:t xml:space="preserve"> </w:t>
      </w:r>
      <w:r w:rsidRPr="00691AFE">
        <w:rPr>
          <w:rFonts w:ascii="Arial" w:hAnsi="Arial" w:cs="Arial"/>
          <w:sz w:val="22"/>
          <w:szCs w:val="22"/>
        </w:rPr>
        <w:t>information we collect about you includes:</w:t>
      </w:r>
    </w:p>
    <w:p w14:paraId="5D1CE939" w14:textId="77777777" w:rsidR="003830D7" w:rsidRPr="00691AFE" w:rsidRDefault="003830D7" w:rsidP="003830D7">
      <w:pPr>
        <w:jc w:val="both"/>
        <w:rPr>
          <w:rFonts w:ascii="Arial" w:hAnsi="Arial" w:cs="Arial"/>
          <w:sz w:val="22"/>
          <w:szCs w:val="22"/>
        </w:rPr>
      </w:pPr>
    </w:p>
    <w:p w14:paraId="392C2A71" w14:textId="77777777" w:rsidR="003830D7" w:rsidRPr="00691AFE" w:rsidRDefault="003830D7" w:rsidP="003830D7">
      <w:pPr>
        <w:jc w:val="both"/>
        <w:rPr>
          <w:rFonts w:ascii="Arial" w:hAnsi="Arial" w:cs="Arial"/>
          <w:sz w:val="22"/>
          <w:szCs w:val="22"/>
        </w:rPr>
      </w:pPr>
      <w:r w:rsidRPr="00691AFE">
        <w:rPr>
          <w:rFonts w:ascii="Arial" w:hAnsi="Arial" w:cs="Arial"/>
          <w:sz w:val="22"/>
          <w:szCs w:val="22"/>
        </w:rPr>
        <w:t>• information you provide to us on applications and other forms, such as your</w:t>
      </w:r>
      <w:r>
        <w:rPr>
          <w:rFonts w:ascii="Arial" w:hAnsi="Arial" w:cs="Arial"/>
          <w:sz w:val="22"/>
          <w:szCs w:val="22"/>
        </w:rPr>
        <w:t xml:space="preserve"> </w:t>
      </w:r>
      <w:r w:rsidRPr="00691AFE">
        <w:rPr>
          <w:rFonts w:ascii="Arial" w:hAnsi="Arial" w:cs="Arial"/>
          <w:sz w:val="22"/>
          <w:szCs w:val="22"/>
        </w:rPr>
        <w:t>name, address, date of birth, social security number, occupation, assets, and income;</w:t>
      </w:r>
    </w:p>
    <w:p w14:paraId="6E64F8C1" w14:textId="77777777" w:rsidR="003830D7" w:rsidRPr="00691AFE" w:rsidRDefault="003830D7" w:rsidP="003830D7">
      <w:pPr>
        <w:jc w:val="both"/>
        <w:rPr>
          <w:rFonts w:ascii="Arial" w:hAnsi="Arial" w:cs="Arial"/>
          <w:sz w:val="22"/>
          <w:szCs w:val="22"/>
        </w:rPr>
      </w:pPr>
      <w:r w:rsidRPr="00691AFE">
        <w:rPr>
          <w:rFonts w:ascii="Arial" w:hAnsi="Arial" w:cs="Arial"/>
          <w:sz w:val="22"/>
          <w:szCs w:val="22"/>
        </w:rPr>
        <w:t>• information about your transactions with us and with our affiliates;</w:t>
      </w:r>
    </w:p>
    <w:p w14:paraId="32A7FDCC" w14:textId="77777777" w:rsidR="003830D7" w:rsidRPr="00691AFE" w:rsidRDefault="003830D7" w:rsidP="003830D7">
      <w:pPr>
        <w:jc w:val="both"/>
        <w:rPr>
          <w:rFonts w:ascii="Arial" w:hAnsi="Arial" w:cs="Arial"/>
          <w:sz w:val="22"/>
          <w:szCs w:val="22"/>
        </w:rPr>
      </w:pPr>
      <w:r w:rsidRPr="00691AFE">
        <w:rPr>
          <w:rFonts w:ascii="Arial" w:hAnsi="Arial" w:cs="Arial"/>
          <w:sz w:val="22"/>
          <w:szCs w:val="22"/>
        </w:rPr>
        <w:t>• information we receive from consumer reporting agencies, such as your</w:t>
      </w:r>
      <w:r>
        <w:rPr>
          <w:rFonts w:ascii="Arial" w:hAnsi="Arial" w:cs="Arial"/>
          <w:sz w:val="22"/>
          <w:szCs w:val="22"/>
        </w:rPr>
        <w:t xml:space="preserve"> </w:t>
      </w:r>
      <w:r w:rsidRPr="00691AFE">
        <w:rPr>
          <w:rFonts w:ascii="Arial" w:hAnsi="Arial" w:cs="Arial"/>
          <w:sz w:val="22"/>
          <w:szCs w:val="22"/>
        </w:rPr>
        <w:t xml:space="preserve">credit history and creditworthiness, and other entities not affiliated with </w:t>
      </w:r>
      <w:r w:rsidR="007D76E2">
        <w:rPr>
          <w:rFonts w:ascii="Arial" w:hAnsi="Arial" w:cs="Arial"/>
          <w:sz w:val="22"/>
          <w:szCs w:val="22"/>
        </w:rPr>
        <w:t>RYAN DEGARIS, CTA</w:t>
      </w:r>
      <w:r>
        <w:rPr>
          <w:rFonts w:ascii="Arial" w:hAnsi="Arial" w:cs="Arial"/>
          <w:sz w:val="22"/>
          <w:szCs w:val="22"/>
        </w:rPr>
        <w:t xml:space="preserve"> </w:t>
      </w:r>
      <w:r w:rsidRPr="00691AFE">
        <w:rPr>
          <w:rFonts w:ascii="Arial" w:hAnsi="Arial" w:cs="Arial"/>
          <w:sz w:val="22"/>
          <w:szCs w:val="22"/>
        </w:rPr>
        <w:t>and</w:t>
      </w:r>
    </w:p>
    <w:p w14:paraId="71C05459" w14:textId="77777777" w:rsidR="003830D7" w:rsidRPr="00691AFE" w:rsidRDefault="003830D7" w:rsidP="003830D7">
      <w:pPr>
        <w:jc w:val="both"/>
        <w:rPr>
          <w:rFonts w:ascii="Arial" w:hAnsi="Arial" w:cs="Arial"/>
          <w:sz w:val="22"/>
          <w:szCs w:val="22"/>
        </w:rPr>
      </w:pPr>
      <w:r w:rsidRPr="00691AFE">
        <w:rPr>
          <w:rFonts w:ascii="Arial" w:hAnsi="Arial" w:cs="Arial"/>
          <w:sz w:val="22"/>
          <w:szCs w:val="22"/>
        </w:rPr>
        <w:t>• information you provide to us to verify your identity, such as a passport, or</w:t>
      </w:r>
      <w:r>
        <w:rPr>
          <w:rFonts w:ascii="Arial" w:hAnsi="Arial" w:cs="Arial"/>
          <w:sz w:val="22"/>
          <w:szCs w:val="22"/>
        </w:rPr>
        <w:t xml:space="preserve"> </w:t>
      </w:r>
      <w:r w:rsidRPr="00691AFE">
        <w:rPr>
          <w:rFonts w:ascii="Arial" w:hAnsi="Arial" w:cs="Arial"/>
          <w:sz w:val="22"/>
          <w:szCs w:val="22"/>
        </w:rPr>
        <w:t xml:space="preserve">received from other entities not affiliated with </w:t>
      </w:r>
      <w:r w:rsidR="007D76E2">
        <w:rPr>
          <w:rFonts w:ascii="Arial" w:hAnsi="Arial" w:cs="Arial"/>
          <w:sz w:val="22"/>
          <w:szCs w:val="22"/>
        </w:rPr>
        <w:t>RYAN DEGARIS, CTA</w:t>
      </w:r>
      <w:r w:rsidRPr="00691AFE">
        <w:rPr>
          <w:rFonts w:ascii="Arial" w:hAnsi="Arial" w:cs="Arial"/>
          <w:sz w:val="22"/>
          <w:szCs w:val="22"/>
        </w:rPr>
        <w:t>.</w:t>
      </w:r>
    </w:p>
    <w:p w14:paraId="7A70C0FB" w14:textId="77777777" w:rsidR="003830D7" w:rsidRDefault="003830D7" w:rsidP="003830D7">
      <w:pPr>
        <w:jc w:val="both"/>
        <w:rPr>
          <w:rFonts w:ascii="Arial" w:hAnsi="Arial" w:cs="Arial"/>
          <w:i/>
          <w:iCs/>
          <w:sz w:val="22"/>
          <w:szCs w:val="22"/>
        </w:rPr>
      </w:pPr>
    </w:p>
    <w:p w14:paraId="52A857B1" w14:textId="77777777" w:rsidR="003830D7" w:rsidRDefault="003830D7" w:rsidP="003830D7">
      <w:pPr>
        <w:jc w:val="both"/>
        <w:rPr>
          <w:rFonts w:ascii="Arial" w:hAnsi="Arial" w:cs="Arial"/>
          <w:i/>
          <w:iCs/>
          <w:sz w:val="22"/>
          <w:szCs w:val="22"/>
        </w:rPr>
      </w:pPr>
      <w:r w:rsidRPr="00691AFE">
        <w:rPr>
          <w:rFonts w:ascii="Arial" w:hAnsi="Arial" w:cs="Arial"/>
          <w:i/>
          <w:iCs/>
          <w:sz w:val="22"/>
          <w:szCs w:val="22"/>
        </w:rPr>
        <w:t>How</w:t>
      </w:r>
      <w:r>
        <w:rPr>
          <w:rFonts w:ascii="Arial" w:hAnsi="Arial" w:cs="Arial"/>
          <w:i/>
          <w:iCs/>
          <w:sz w:val="22"/>
          <w:szCs w:val="22"/>
        </w:rPr>
        <w:t xml:space="preserve"> </w:t>
      </w:r>
      <w:r w:rsidRPr="00691AFE">
        <w:rPr>
          <w:rFonts w:ascii="Arial" w:hAnsi="Arial" w:cs="Arial"/>
          <w:i/>
          <w:iCs/>
          <w:sz w:val="22"/>
          <w:szCs w:val="22"/>
        </w:rPr>
        <w:t>We Protect Personal Information</w:t>
      </w:r>
    </w:p>
    <w:p w14:paraId="1F38FA8B" w14:textId="77777777" w:rsidR="003830D7" w:rsidRPr="00691AFE" w:rsidRDefault="003830D7" w:rsidP="003830D7">
      <w:pPr>
        <w:jc w:val="both"/>
        <w:rPr>
          <w:rFonts w:ascii="Arial" w:hAnsi="Arial" w:cs="Arial"/>
          <w:i/>
          <w:iCs/>
          <w:sz w:val="22"/>
          <w:szCs w:val="22"/>
        </w:rPr>
      </w:pPr>
    </w:p>
    <w:p w14:paraId="67F066C8" w14:textId="77777777" w:rsidR="003830D7" w:rsidRDefault="003830D7" w:rsidP="003830D7">
      <w:pPr>
        <w:jc w:val="both"/>
        <w:rPr>
          <w:rFonts w:ascii="Arial" w:hAnsi="Arial" w:cs="Arial"/>
          <w:sz w:val="22"/>
          <w:szCs w:val="22"/>
        </w:rPr>
      </w:pPr>
      <w:r w:rsidRPr="00691AFE">
        <w:rPr>
          <w:rFonts w:ascii="Arial" w:hAnsi="Arial" w:cs="Arial"/>
          <w:sz w:val="22"/>
          <w:szCs w:val="22"/>
        </w:rPr>
        <w:t>We limit access to your personal information to those employees who need to know in</w:t>
      </w:r>
      <w:r>
        <w:rPr>
          <w:rFonts w:ascii="Arial" w:hAnsi="Arial" w:cs="Arial"/>
          <w:sz w:val="22"/>
          <w:szCs w:val="22"/>
        </w:rPr>
        <w:t xml:space="preserve"> </w:t>
      </w:r>
      <w:r w:rsidRPr="00691AFE">
        <w:rPr>
          <w:rFonts w:ascii="Arial" w:hAnsi="Arial" w:cs="Arial"/>
          <w:sz w:val="22"/>
          <w:szCs w:val="22"/>
        </w:rPr>
        <w:t>order to conduct our business, service your account, and help you accomplish your</w:t>
      </w:r>
      <w:r>
        <w:rPr>
          <w:rFonts w:ascii="Arial" w:hAnsi="Arial" w:cs="Arial"/>
          <w:sz w:val="22"/>
          <w:szCs w:val="22"/>
        </w:rPr>
        <w:t xml:space="preserve"> </w:t>
      </w:r>
      <w:r w:rsidRPr="00691AFE">
        <w:rPr>
          <w:rFonts w:ascii="Arial" w:hAnsi="Arial" w:cs="Arial"/>
          <w:sz w:val="22"/>
          <w:szCs w:val="22"/>
        </w:rPr>
        <w:t>financial objectives, such as providing you with a broad range of products and services.</w:t>
      </w:r>
      <w:r>
        <w:rPr>
          <w:rFonts w:ascii="Arial" w:hAnsi="Arial" w:cs="Arial"/>
          <w:sz w:val="22"/>
          <w:szCs w:val="22"/>
        </w:rPr>
        <w:t xml:space="preserve"> </w:t>
      </w:r>
      <w:r w:rsidRPr="00691AFE">
        <w:rPr>
          <w:rFonts w:ascii="Arial" w:hAnsi="Arial" w:cs="Arial"/>
          <w:sz w:val="22"/>
          <w:szCs w:val="22"/>
        </w:rPr>
        <w:t>Our employees are required to maintain and protect the confidentiality of your personal</w:t>
      </w:r>
      <w:r>
        <w:rPr>
          <w:rFonts w:ascii="Arial" w:hAnsi="Arial" w:cs="Arial"/>
          <w:sz w:val="22"/>
          <w:szCs w:val="22"/>
        </w:rPr>
        <w:t xml:space="preserve"> </w:t>
      </w:r>
      <w:r w:rsidRPr="00691AFE">
        <w:rPr>
          <w:rFonts w:ascii="Arial" w:hAnsi="Arial" w:cs="Arial"/>
          <w:sz w:val="22"/>
          <w:szCs w:val="22"/>
        </w:rPr>
        <w:t>information and must follow established procedures to do so. We maintain physical,</w:t>
      </w:r>
      <w:r>
        <w:rPr>
          <w:rFonts w:ascii="Arial" w:hAnsi="Arial" w:cs="Arial"/>
          <w:sz w:val="22"/>
          <w:szCs w:val="22"/>
        </w:rPr>
        <w:t xml:space="preserve"> </w:t>
      </w:r>
      <w:r w:rsidRPr="00691AFE">
        <w:rPr>
          <w:rFonts w:ascii="Arial" w:hAnsi="Arial" w:cs="Arial"/>
          <w:sz w:val="22"/>
          <w:szCs w:val="22"/>
        </w:rPr>
        <w:t>electronic, and procedural safeguards to protect your personal information. We do not</w:t>
      </w:r>
      <w:r>
        <w:rPr>
          <w:rFonts w:ascii="Arial" w:hAnsi="Arial" w:cs="Arial"/>
          <w:sz w:val="22"/>
          <w:szCs w:val="22"/>
        </w:rPr>
        <w:t xml:space="preserve"> </w:t>
      </w:r>
      <w:r w:rsidRPr="00691AFE">
        <w:rPr>
          <w:rFonts w:ascii="Arial" w:hAnsi="Arial" w:cs="Arial"/>
          <w:sz w:val="22"/>
          <w:szCs w:val="22"/>
        </w:rPr>
        <w:t xml:space="preserve">rent </w:t>
      </w:r>
    </w:p>
    <w:p w14:paraId="0CA40105" w14:textId="77777777" w:rsidR="003830D7" w:rsidRPr="00691AFE" w:rsidRDefault="003830D7" w:rsidP="003830D7">
      <w:pPr>
        <w:jc w:val="both"/>
        <w:rPr>
          <w:rFonts w:ascii="Arial" w:hAnsi="Arial" w:cs="Arial"/>
          <w:sz w:val="22"/>
          <w:szCs w:val="22"/>
        </w:rPr>
      </w:pPr>
    </w:p>
    <w:p w14:paraId="0AC7C1AF" w14:textId="77777777" w:rsidR="003830D7" w:rsidRDefault="003830D7" w:rsidP="003830D7">
      <w:pPr>
        <w:jc w:val="both"/>
        <w:rPr>
          <w:rFonts w:ascii="Arial" w:hAnsi="Arial" w:cs="Arial"/>
          <w:i/>
          <w:iCs/>
          <w:sz w:val="22"/>
          <w:szCs w:val="22"/>
        </w:rPr>
      </w:pPr>
      <w:r w:rsidRPr="00691AFE">
        <w:rPr>
          <w:rFonts w:ascii="Arial" w:hAnsi="Arial" w:cs="Arial"/>
          <w:i/>
          <w:iCs/>
          <w:sz w:val="22"/>
          <w:szCs w:val="22"/>
        </w:rPr>
        <w:t>Sharing Information with Our Affiliates and Clearing Firm</w:t>
      </w:r>
    </w:p>
    <w:p w14:paraId="2C5E1823" w14:textId="77777777" w:rsidR="003830D7" w:rsidRPr="00691AFE" w:rsidRDefault="003830D7" w:rsidP="003830D7">
      <w:pPr>
        <w:jc w:val="both"/>
        <w:rPr>
          <w:rFonts w:ascii="Arial" w:hAnsi="Arial" w:cs="Arial"/>
          <w:i/>
          <w:iCs/>
          <w:sz w:val="22"/>
          <w:szCs w:val="22"/>
        </w:rPr>
      </w:pPr>
    </w:p>
    <w:p w14:paraId="30D0CE15" w14:textId="77777777" w:rsidR="003830D7" w:rsidRDefault="003830D7" w:rsidP="003830D7">
      <w:pPr>
        <w:jc w:val="both"/>
        <w:rPr>
          <w:rFonts w:ascii="Arial" w:hAnsi="Arial" w:cs="Arial"/>
          <w:sz w:val="22"/>
          <w:szCs w:val="22"/>
        </w:rPr>
      </w:pPr>
      <w:r w:rsidRPr="00691AFE">
        <w:rPr>
          <w:rFonts w:ascii="Arial" w:hAnsi="Arial" w:cs="Arial"/>
          <w:sz w:val="22"/>
          <w:szCs w:val="22"/>
        </w:rPr>
        <w:t>We may share personal information described above with our affiliates and futures</w:t>
      </w:r>
      <w:r>
        <w:rPr>
          <w:rFonts w:ascii="Arial" w:hAnsi="Arial" w:cs="Arial"/>
          <w:sz w:val="22"/>
          <w:szCs w:val="22"/>
        </w:rPr>
        <w:t xml:space="preserve"> </w:t>
      </w:r>
      <w:r w:rsidRPr="00691AFE">
        <w:rPr>
          <w:rFonts w:ascii="Arial" w:hAnsi="Arial" w:cs="Arial"/>
          <w:sz w:val="22"/>
          <w:szCs w:val="22"/>
        </w:rPr>
        <w:t>clearing firm for business purposes, such as servicing customer accounts and informing</w:t>
      </w:r>
      <w:r>
        <w:rPr>
          <w:rFonts w:ascii="Arial" w:hAnsi="Arial" w:cs="Arial"/>
          <w:sz w:val="22"/>
          <w:szCs w:val="22"/>
        </w:rPr>
        <w:t xml:space="preserve"> </w:t>
      </w:r>
      <w:r w:rsidRPr="00691AFE">
        <w:rPr>
          <w:rFonts w:ascii="Arial" w:hAnsi="Arial" w:cs="Arial"/>
          <w:sz w:val="22"/>
          <w:szCs w:val="22"/>
        </w:rPr>
        <w:t>customers about new products and services, and as permitted by applicable law.</w:t>
      </w:r>
      <w:r>
        <w:rPr>
          <w:rFonts w:ascii="Arial" w:hAnsi="Arial" w:cs="Arial"/>
          <w:sz w:val="22"/>
          <w:szCs w:val="22"/>
        </w:rPr>
        <w:t xml:space="preserve"> </w:t>
      </w:r>
      <w:r w:rsidRPr="00691AFE">
        <w:rPr>
          <w:rFonts w:ascii="Arial" w:hAnsi="Arial" w:cs="Arial"/>
          <w:sz w:val="22"/>
          <w:szCs w:val="22"/>
        </w:rPr>
        <w:t>The information we share with affiliates may include the information described above,</w:t>
      </w:r>
      <w:r>
        <w:rPr>
          <w:rFonts w:ascii="Arial" w:hAnsi="Arial" w:cs="Arial"/>
          <w:sz w:val="22"/>
          <w:szCs w:val="22"/>
        </w:rPr>
        <w:t xml:space="preserve"> </w:t>
      </w:r>
      <w:r w:rsidRPr="00691AFE">
        <w:rPr>
          <w:rFonts w:ascii="Arial" w:hAnsi="Arial" w:cs="Arial"/>
          <w:sz w:val="22"/>
          <w:szCs w:val="22"/>
        </w:rPr>
        <w:t>such as name, address and account information, but will not include other credit</w:t>
      </w:r>
      <w:r>
        <w:rPr>
          <w:rFonts w:ascii="Arial" w:hAnsi="Arial" w:cs="Arial"/>
          <w:sz w:val="22"/>
          <w:szCs w:val="22"/>
        </w:rPr>
        <w:t xml:space="preserve"> </w:t>
      </w:r>
      <w:r w:rsidRPr="00691AFE">
        <w:rPr>
          <w:rFonts w:ascii="Arial" w:hAnsi="Arial" w:cs="Arial"/>
          <w:sz w:val="22"/>
          <w:szCs w:val="22"/>
        </w:rPr>
        <w:t>information, such as credit history appearing on a consumer credit report or net worth and</w:t>
      </w:r>
      <w:r>
        <w:rPr>
          <w:rFonts w:ascii="Arial" w:hAnsi="Arial" w:cs="Arial"/>
          <w:sz w:val="22"/>
          <w:szCs w:val="22"/>
        </w:rPr>
        <w:t xml:space="preserve"> </w:t>
      </w:r>
      <w:r w:rsidRPr="00691AFE">
        <w:rPr>
          <w:rFonts w:ascii="Arial" w:hAnsi="Arial" w:cs="Arial"/>
          <w:sz w:val="22"/>
          <w:szCs w:val="22"/>
        </w:rPr>
        <w:t>income information appearing on applications for our products and services.</w:t>
      </w:r>
    </w:p>
    <w:p w14:paraId="557ECD86" w14:textId="77777777" w:rsidR="003830D7" w:rsidRPr="00691AFE" w:rsidRDefault="003830D7" w:rsidP="003830D7">
      <w:pPr>
        <w:jc w:val="both"/>
        <w:rPr>
          <w:rFonts w:ascii="Arial" w:hAnsi="Arial" w:cs="Arial"/>
          <w:sz w:val="22"/>
          <w:szCs w:val="22"/>
        </w:rPr>
      </w:pPr>
    </w:p>
    <w:p w14:paraId="7C9F7BF9" w14:textId="77777777" w:rsidR="003830D7" w:rsidRPr="00691AFE" w:rsidRDefault="003830D7" w:rsidP="003830D7">
      <w:pPr>
        <w:jc w:val="both"/>
        <w:rPr>
          <w:rFonts w:ascii="Arial" w:hAnsi="Arial" w:cs="Arial"/>
          <w:i/>
          <w:iCs/>
          <w:sz w:val="22"/>
          <w:szCs w:val="22"/>
        </w:rPr>
      </w:pPr>
      <w:r w:rsidRPr="00691AFE">
        <w:rPr>
          <w:rFonts w:ascii="Arial" w:hAnsi="Arial" w:cs="Arial"/>
          <w:i/>
          <w:iCs/>
          <w:sz w:val="22"/>
          <w:szCs w:val="22"/>
        </w:rPr>
        <w:t>Disclosure to Non-Affiliated Third Parties</w:t>
      </w:r>
    </w:p>
    <w:p w14:paraId="0D63E7B0" w14:textId="77777777" w:rsidR="003830D7" w:rsidRDefault="003830D7" w:rsidP="003830D7">
      <w:pPr>
        <w:jc w:val="both"/>
        <w:rPr>
          <w:rFonts w:ascii="Arial" w:hAnsi="Arial" w:cs="Arial"/>
          <w:sz w:val="22"/>
          <w:szCs w:val="22"/>
        </w:rPr>
      </w:pPr>
    </w:p>
    <w:p w14:paraId="4CBBF186" w14:textId="77777777" w:rsidR="003830D7" w:rsidRPr="00691AFE" w:rsidRDefault="003830D7" w:rsidP="003830D7">
      <w:pPr>
        <w:jc w:val="both"/>
        <w:rPr>
          <w:rFonts w:ascii="Arial" w:hAnsi="Arial" w:cs="Arial"/>
          <w:sz w:val="22"/>
          <w:szCs w:val="22"/>
        </w:rPr>
      </w:pPr>
      <w:r w:rsidRPr="00691AFE">
        <w:rPr>
          <w:rFonts w:ascii="Arial" w:hAnsi="Arial" w:cs="Arial"/>
          <w:sz w:val="22"/>
          <w:szCs w:val="22"/>
        </w:rPr>
        <w:t>In order to support the financial products and services we provide to you, we may share</w:t>
      </w:r>
      <w:r>
        <w:rPr>
          <w:rFonts w:ascii="Arial" w:hAnsi="Arial" w:cs="Arial"/>
          <w:sz w:val="22"/>
          <w:szCs w:val="22"/>
        </w:rPr>
        <w:t xml:space="preserve"> </w:t>
      </w:r>
      <w:r w:rsidRPr="00691AFE">
        <w:rPr>
          <w:rFonts w:ascii="Arial" w:hAnsi="Arial" w:cs="Arial"/>
          <w:sz w:val="22"/>
          <w:szCs w:val="22"/>
        </w:rPr>
        <w:t>the personal information described above with third-party service providers not affiliated</w:t>
      </w:r>
      <w:r>
        <w:rPr>
          <w:rFonts w:ascii="Arial" w:hAnsi="Arial" w:cs="Arial"/>
          <w:sz w:val="22"/>
          <w:szCs w:val="22"/>
        </w:rPr>
        <w:t xml:space="preserve"> </w:t>
      </w:r>
      <w:r w:rsidRPr="00691AFE">
        <w:rPr>
          <w:rFonts w:ascii="Arial" w:hAnsi="Arial" w:cs="Arial"/>
          <w:sz w:val="22"/>
          <w:szCs w:val="22"/>
        </w:rPr>
        <w:t>with us, including companies under contract to perform services for us or on our behalf,</w:t>
      </w:r>
      <w:r>
        <w:rPr>
          <w:rFonts w:ascii="Arial" w:hAnsi="Arial" w:cs="Arial"/>
          <w:sz w:val="22"/>
          <w:szCs w:val="22"/>
        </w:rPr>
        <w:t xml:space="preserve"> </w:t>
      </w:r>
      <w:r w:rsidRPr="00691AFE">
        <w:rPr>
          <w:rFonts w:ascii="Arial" w:hAnsi="Arial" w:cs="Arial"/>
          <w:sz w:val="22"/>
          <w:szCs w:val="22"/>
        </w:rPr>
        <w:t xml:space="preserve">such as </w:t>
      </w:r>
      <w:r w:rsidRPr="00691AFE">
        <w:rPr>
          <w:rFonts w:ascii="Arial" w:hAnsi="Arial" w:cs="Arial"/>
          <w:sz w:val="22"/>
          <w:szCs w:val="22"/>
        </w:rPr>
        <w:lastRenderedPageBreak/>
        <w:t>vendors that prepare and mail information to you, provide data processing,</w:t>
      </w:r>
      <w:r>
        <w:rPr>
          <w:rFonts w:ascii="Arial" w:hAnsi="Arial" w:cs="Arial"/>
          <w:sz w:val="22"/>
          <w:szCs w:val="22"/>
        </w:rPr>
        <w:t xml:space="preserve"> </w:t>
      </w:r>
      <w:r w:rsidRPr="00691AFE">
        <w:rPr>
          <w:rFonts w:ascii="Arial" w:hAnsi="Arial" w:cs="Arial"/>
          <w:sz w:val="22"/>
          <w:szCs w:val="22"/>
        </w:rPr>
        <w:t>computer software maintenance and development, transaction processing and marketing</w:t>
      </w:r>
      <w:r>
        <w:rPr>
          <w:rFonts w:ascii="Arial" w:hAnsi="Arial" w:cs="Arial"/>
          <w:sz w:val="22"/>
          <w:szCs w:val="22"/>
        </w:rPr>
        <w:t xml:space="preserve"> </w:t>
      </w:r>
      <w:r w:rsidRPr="00691AFE">
        <w:rPr>
          <w:rFonts w:ascii="Arial" w:hAnsi="Arial" w:cs="Arial"/>
          <w:sz w:val="22"/>
          <w:szCs w:val="22"/>
        </w:rPr>
        <w:t>services and other services that are considered necessary in order for us continue</w:t>
      </w:r>
      <w:r>
        <w:rPr>
          <w:rFonts w:ascii="Arial" w:hAnsi="Arial" w:cs="Arial"/>
          <w:sz w:val="22"/>
          <w:szCs w:val="22"/>
        </w:rPr>
        <w:t xml:space="preserve"> </w:t>
      </w:r>
      <w:r w:rsidRPr="00691AFE">
        <w:rPr>
          <w:rFonts w:ascii="Arial" w:hAnsi="Arial" w:cs="Arial"/>
          <w:sz w:val="22"/>
          <w:szCs w:val="22"/>
        </w:rPr>
        <w:t>operating our business as well as adhering to the rules and regulations that govern our</w:t>
      </w:r>
      <w:r>
        <w:rPr>
          <w:rFonts w:ascii="Arial" w:hAnsi="Arial" w:cs="Arial"/>
          <w:sz w:val="22"/>
          <w:szCs w:val="22"/>
        </w:rPr>
        <w:t xml:space="preserve"> </w:t>
      </w:r>
      <w:r w:rsidRPr="00691AFE">
        <w:rPr>
          <w:rFonts w:ascii="Arial" w:hAnsi="Arial" w:cs="Arial"/>
          <w:sz w:val="22"/>
          <w:szCs w:val="22"/>
        </w:rPr>
        <w:t>business.</w:t>
      </w:r>
      <w:r>
        <w:rPr>
          <w:rFonts w:ascii="Arial" w:hAnsi="Arial" w:cs="Arial"/>
          <w:sz w:val="22"/>
          <w:szCs w:val="22"/>
        </w:rPr>
        <w:t xml:space="preserve">  </w:t>
      </w:r>
      <w:r w:rsidRPr="00691AFE">
        <w:rPr>
          <w:rFonts w:ascii="Arial" w:hAnsi="Arial" w:cs="Arial"/>
          <w:sz w:val="22"/>
          <w:szCs w:val="22"/>
        </w:rPr>
        <w:t>These companies acting on our behalf are required to keep your personal information</w:t>
      </w:r>
      <w:r>
        <w:rPr>
          <w:rFonts w:ascii="Arial" w:hAnsi="Arial" w:cs="Arial"/>
          <w:sz w:val="22"/>
          <w:szCs w:val="22"/>
        </w:rPr>
        <w:t xml:space="preserve"> </w:t>
      </w:r>
      <w:r w:rsidRPr="00691AFE">
        <w:rPr>
          <w:rFonts w:ascii="Arial" w:hAnsi="Arial" w:cs="Arial"/>
          <w:sz w:val="22"/>
          <w:szCs w:val="22"/>
        </w:rPr>
        <w:t>confidential.</w:t>
      </w:r>
    </w:p>
    <w:p w14:paraId="612D906C" w14:textId="77777777" w:rsidR="003830D7" w:rsidRDefault="003830D7" w:rsidP="003830D7">
      <w:pPr>
        <w:jc w:val="both"/>
        <w:rPr>
          <w:rFonts w:ascii="Arial" w:hAnsi="Arial" w:cs="Arial"/>
          <w:sz w:val="22"/>
          <w:szCs w:val="22"/>
        </w:rPr>
      </w:pPr>
    </w:p>
    <w:p w14:paraId="2C0A6AE8" w14:textId="77777777" w:rsidR="003830D7" w:rsidRDefault="003830D7" w:rsidP="003830D7">
      <w:pPr>
        <w:jc w:val="both"/>
        <w:rPr>
          <w:rFonts w:ascii="Arial" w:hAnsi="Arial" w:cs="Arial"/>
          <w:sz w:val="22"/>
          <w:szCs w:val="22"/>
        </w:rPr>
      </w:pPr>
      <w:r w:rsidRPr="00691AFE">
        <w:rPr>
          <w:rFonts w:ascii="Arial" w:hAnsi="Arial" w:cs="Arial"/>
          <w:sz w:val="22"/>
          <w:szCs w:val="22"/>
        </w:rPr>
        <w:t>Also, we may disclose personal information with non-affiliated companies and regulatory</w:t>
      </w:r>
      <w:r>
        <w:rPr>
          <w:rFonts w:ascii="Arial" w:hAnsi="Arial" w:cs="Arial"/>
          <w:sz w:val="22"/>
          <w:szCs w:val="22"/>
        </w:rPr>
        <w:t xml:space="preserve"> </w:t>
      </w:r>
      <w:r w:rsidRPr="00691AFE">
        <w:rPr>
          <w:rFonts w:ascii="Arial" w:hAnsi="Arial" w:cs="Arial"/>
          <w:sz w:val="22"/>
          <w:szCs w:val="22"/>
        </w:rPr>
        <w:t>authorities as permitted or required by applicable law. For example, we may disclose</w:t>
      </w:r>
      <w:r>
        <w:rPr>
          <w:rFonts w:ascii="Arial" w:hAnsi="Arial" w:cs="Arial"/>
          <w:sz w:val="22"/>
          <w:szCs w:val="22"/>
        </w:rPr>
        <w:t xml:space="preserve"> </w:t>
      </w:r>
      <w:r w:rsidRPr="00691AFE">
        <w:rPr>
          <w:rFonts w:ascii="Arial" w:hAnsi="Arial" w:cs="Arial"/>
          <w:sz w:val="22"/>
          <w:szCs w:val="22"/>
        </w:rPr>
        <w:t>personal information to cooperate with regulatory authorities and law enforcement</w:t>
      </w:r>
      <w:r>
        <w:rPr>
          <w:rFonts w:ascii="Arial" w:hAnsi="Arial" w:cs="Arial"/>
          <w:sz w:val="22"/>
          <w:szCs w:val="22"/>
        </w:rPr>
        <w:t xml:space="preserve"> </w:t>
      </w:r>
      <w:r w:rsidRPr="00691AFE">
        <w:rPr>
          <w:rFonts w:ascii="Arial" w:hAnsi="Arial" w:cs="Arial"/>
          <w:sz w:val="22"/>
          <w:szCs w:val="22"/>
        </w:rPr>
        <w:t>agencies to comply with subpoenas or other official requests, and as necessary to protect</w:t>
      </w:r>
      <w:r>
        <w:rPr>
          <w:rFonts w:ascii="Arial" w:hAnsi="Arial" w:cs="Arial"/>
          <w:sz w:val="22"/>
          <w:szCs w:val="22"/>
        </w:rPr>
        <w:t xml:space="preserve"> </w:t>
      </w:r>
      <w:r w:rsidRPr="00691AFE">
        <w:rPr>
          <w:rFonts w:ascii="Arial" w:hAnsi="Arial" w:cs="Arial"/>
          <w:sz w:val="22"/>
          <w:szCs w:val="22"/>
        </w:rPr>
        <w:t>our rights or property. Except as described in this privacy policy, we will not use your</w:t>
      </w:r>
      <w:r>
        <w:rPr>
          <w:rFonts w:ascii="Arial" w:hAnsi="Arial" w:cs="Arial"/>
          <w:sz w:val="22"/>
          <w:szCs w:val="22"/>
        </w:rPr>
        <w:t xml:space="preserve"> </w:t>
      </w:r>
      <w:r w:rsidRPr="00691AFE">
        <w:rPr>
          <w:rFonts w:ascii="Arial" w:hAnsi="Arial" w:cs="Arial"/>
          <w:sz w:val="22"/>
          <w:szCs w:val="22"/>
        </w:rPr>
        <w:t>personal information for any other purpose unless we describe how such information will</w:t>
      </w:r>
      <w:r>
        <w:rPr>
          <w:rFonts w:ascii="Arial" w:hAnsi="Arial" w:cs="Arial"/>
          <w:sz w:val="22"/>
          <w:szCs w:val="22"/>
        </w:rPr>
        <w:t xml:space="preserve"> </w:t>
      </w:r>
      <w:r w:rsidRPr="00691AFE">
        <w:rPr>
          <w:rFonts w:ascii="Arial" w:hAnsi="Arial" w:cs="Arial"/>
          <w:sz w:val="22"/>
          <w:szCs w:val="22"/>
        </w:rPr>
        <w:t>be used at the time you disclose it to us or we obtain your permission to do so.</w:t>
      </w:r>
    </w:p>
    <w:p w14:paraId="26B420CC" w14:textId="77777777" w:rsidR="003830D7" w:rsidRPr="00691AFE" w:rsidRDefault="003830D7" w:rsidP="003830D7">
      <w:pPr>
        <w:jc w:val="both"/>
        <w:rPr>
          <w:rFonts w:ascii="Arial" w:hAnsi="Arial" w:cs="Arial"/>
          <w:sz w:val="22"/>
          <w:szCs w:val="22"/>
        </w:rPr>
      </w:pPr>
    </w:p>
    <w:p w14:paraId="675AF5C4" w14:textId="77777777" w:rsidR="003830D7" w:rsidRDefault="003830D7" w:rsidP="003830D7">
      <w:pPr>
        <w:jc w:val="both"/>
        <w:rPr>
          <w:rFonts w:ascii="Arial" w:hAnsi="Arial" w:cs="Arial"/>
          <w:i/>
          <w:iCs/>
          <w:sz w:val="22"/>
          <w:szCs w:val="22"/>
        </w:rPr>
      </w:pPr>
      <w:r w:rsidRPr="00691AFE">
        <w:rPr>
          <w:rFonts w:ascii="Arial" w:hAnsi="Arial" w:cs="Arial"/>
          <w:i/>
          <w:iCs/>
          <w:sz w:val="22"/>
          <w:szCs w:val="22"/>
        </w:rPr>
        <w:t>Accessing and Revisiting Your Personal Information</w:t>
      </w:r>
    </w:p>
    <w:p w14:paraId="2793613B" w14:textId="77777777" w:rsidR="003830D7" w:rsidRPr="00691AFE" w:rsidRDefault="003830D7" w:rsidP="003830D7">
      <w:pPr>
        <w:jc w:val="both"/>
        <w:rPr>
          <w:rFonts w:ascii="Arial" w:hAnsi="Arial" w:cs="Arial"/>
          <w:i/>
          <w:iCs/>
          <w:sz w:val="22"/>
          <w:szCs w:val="22"/>
        </w:rPr>
      </w:pPr>
    </w:p>
    <w:p w14:paraId="5C05E607" w14:textId="77777777" w:rsidR="003830D7" w:rsidRPr="00691AFE" w:rsidRDefault="003830D7" w:rsidP="003830D7">
      <w:pPr>
        <w:jc w:val="both"/>
        <w:rPr>
          <w:rFonts w:ascii="Arial" w:hAnsi="Arial" w:cs="Arial"/>
          <w:sz w:val="22"/>
          <w:szCs w:val="22"/>
        </w:rPr>
      </w:pPr>
      <w:r w:rsidRPr="00691AFE">
        <w:rPr>
          <w:rFonts w:ascii="Arial" w:hAnsi="Arial" w:cs="Arial"/>
          <w:sz w:val="22"/>
          <w:szCs w:val="22"/>
        </w:rPr>
        <w:t>We endeavor to keep our customer files complete and accurate. We will give you</w:t>
      </w:r>
      <w:r>
        <w:rPr>
          <w:rFonts w:ascii="Arial" w:hAnsi="Arial" w:cs="Arial"/>
          <w:sz w:val="22"/>
          <w:szCs w:val="22"/>
        </w:rPr>
        <w:t xml:space="preserve"> </w:t>
      </w:r>
      <w:r w:rsidRPr="00691AFE">
        <w:rPr>
          <w:rFonts w:ascii="Arial" w:hAnsi="Arial" w:cs="Arial"/>
          <w:sz w:val="22"/>
          <w:szCs w:val="22"/>
        </w:rPr>
        <w:t>reasonable access to the information we have about you. Most of this information is</w:t>
      </w:r>
      <w:r>
        <w:rPr>
          <w:rFonts w:ascii="Arial" w:hAnsi="Arial" w:cs="Arial"/>
          <w:sz w:val="22"/>
          <w:szCs w:val="22"/>
        </w:rPr>
        <w:t xml:space="preserve"> </w:t>
      </w:r>
      <w:r w:rsidRPr="00691AFE">
        <w:rPr>
          <w:rFonts w:ascii="Arial" w:hAnsi="Arial" w:cs="Arial"/>
          <w:sz w:val="22"/>
          <w:szCs w:val="22"/>
        </w:rPr>
        <w:t>contained in account statements that you receive from us and applications that you submit</w:t>
      </w:r>
    </w:p>
    <w:p w14:paraId="69569353" w14:textId="77777777" w:rsidR="003830D7" w:rsidRDefault="003830D7" w:rsidP="003830D7">
      <w:pPr>
        <w:jc w:val="both"/>
        <w:rPr>
          <w:rFonts w:ascii="Arial" w:hAnsi="Arial" w:cs="Arial"/>
          <w:sz w:val="22"/>
          <w:szCs w:val="22"/>
        </w:rPr>
      </w:pPr>
      <w:r w:rsidRPr="00691AFE">
        <w:rPr>
          <w:rFonts w:ascii="Arial" w:hAnsi="Arial" w:cs="Arial"/>
          <w:sz w:val="22"/>
          <w:szCs w:val="22"/>
        </w:rPr>
        <w:t>to obtain our products and services. We encourage you to review this information and</w:t>
      </w:r>
      <w:r>
        <w:rPr>
          <w:rFonts w:ascii="Arial" w:hAnsi="Arial" w:cs="Arial"/>
          <w:sz w:val="22"/>
          <w:szCs w:val="22"/>
        </w:rPr>
        <w:t xml:space="preserve"> </w:t>
      </w:r>
      <w:r w:rsidRPr="00691AFE">
        <w:rPr>
          <w:rFonts w:ascii="Arial" w:hAnsi="Arial" w:cs="Arial"/>
          <w:sz w:val="22"/>
          <w:szCs w:val="22"/>
        </w:rPr>
        <w:t>notify us if you believe any information should be corrected or updated. If you have a</w:t>
      </w:r>
      <w:r>
        <w:rPr>
          <w:rFonts w:ascii="Arial" w:hAnsi="Arial" w:cs="Arial"/>
          <w:sz w:val="22"/>
          <w:szCs w:val="22"/>
        </w:rPr>
        <w:t xml:space="preserve"> </w:t>
      </w:r>
      <w:r w:rsidRPr="00691AFE">
        <w:rPr>
          <w:rFonts w:ascii="Arial" w:hAnsi="Arial" w:cs="Arial"/>
          <w:sz w:val="22"/>
          <w:szCs w:val="22"/>
        </w:rPr>
        <w:t>question or concern about your personal information or this privacy notice, please contact</w:t>
      </w:r>
      <w:r>
        <w:rPr>
          <w:rFonts w:ascii="Arial" w:hAnsi="Arial" w:cs="Arial"/>
          <w:sz w:val="22"/>
          <w:szCs w:val="22"/>
        </w:rPr>
        <w:t xml:space="preserve"> </w:t>
      </w:r>
      <w:r w:rsidR="007D76E2">
        <w:rPr>
          <w:rFonts w:ascii="Arial" w:hAnsi="Arial" w:cs="Arial"/>
          <w:sz w:val="22"/>
          <w:szCs w:val="22"/>
        </w:rPr>
        <w:t>RYAN DEGARIS, CTA</w:t>
      </w:r>
      <w:r w:rsidRPr="00691AFE">
        <w:rPr>
          <w:rFonts w:ascii="Arial" w:hAnsi="Arial" w:cs="Arial"/>
          <w:sz w:val="22"/>
          <w:szCs w:val="22"/>
        </w:rPr>
        <w:t>.</w:t>
      </w:r>
    </w:p>
    <w:p w14:paraId="395ECFDD" w14:textId="787C3EE3" w:rsidR="003830D7" w:rsidRDefault="003830D7" w:rsidP="003830D7">
      <w:pPr>
        <w:jc w:val="both"/>
        <w:rPr>
          <w:rFonts w:ascii="Arial" w:hAnsi="Arial" w:cs="Arial"/>
          <w:sz w:val="22"/>
          <w:szCs w:val="22"/>
        </w:rPr>
      </w:pPr>
    </w:p>
    <w:p w14:paraId="1271171F" w14:textId="77777777" w:rsidR="0038662A" w:rsidRDefault="0038662A" w:rsidP="004879CC">
      <w:pPr>
        <w:jc w:val="center"/>
        <w:rPr>
          <w:rFonts w:ascii="Arial" w:hAnsi="Arial" w:cs="Arial"/>
          <w:b/>
          <w:sz w:val="22"/>
          <w:szCs w:val="22"/>
        </w:rPr>
      </w:pPr>
    </w:p>
    <w:p w14:paraId="28C4635F" w14:textId="77777777" w:rsidR="0038662A" w:rsidRDefault="0038662A" w:rsidP="004879CC">
      <w:pPr>
        <w:jc w:val="center"/>
        <w:rPr>
          <w:rFonts w:ascii="Arial" w:hAnsi="Arial" w:cs="Arial"/>
          <w:b/>
          <w:sz w:val="22"/>
          <w:szCs w:val="22"/>
        </w:rPr>
      </w:pPr>
    </w:p>
    <w:p w14:paraId="545034F2" w14:textId="77777777" w:rsidR="0038662A" w:rsidRDefault="0038662A" w:rsidP="004879CC">
      <w:pPr>
        <w:jc w:val="center"/>
        <w:rPr>
          <w:rFonts w:ascii="Arial" w:hAnsi="Arial" w:cs="Arial"/>
          <w:b/>
          <w:sz w:val="22"/>
          <w:szCs w:val="22"/>
        </w:rPr>
      </w:pPr>
    </w:p>
    <w:p w14:paraId="7D35E910" w14:textId="77777777" w:rsidR="0038662A" w:rsidRDefault="0038662A" w:rsidP="004879CC">
      <w:pPr>
        <w:jc w:val="center"/>
        <w:rPr>
          <w:rFonts w:ascii="Arial" w:hAnsi="Arial" w:cs="Arial"/>
          <w:b/>
          <w:sz w:val="22"/>
          <w:szCs w:val="22"/>
        </w:rPr>
      </w:pPr>
    </w:p>
    <w:p w14:paraId="2DB1F84D" w14:textId="77777777" w:rsidR="0038662A" w:rsidRDefault="0038662A" w:rsidP="004879CC">
      <w:pPr>
        <w:jc w:val="center"/>
        <w:rPr>
          <w:rFonts w:ascii="Arial" w:hAnsi="Arial" w:cs="Arial"/>
          <w:b/>
          <w:sz w:val="22"/>
          <w:szCs w:val="22"/>
        </w:rPr>
      </w:pPr>
    </w:p>
    <w:p w14:paraId="5B37F2A5" w14:textId="77777777" w:rsidR="0038662A" w:rsidRDefault="0038662A" w:rsidP="004879CC">
      <w:pPr>
        <w:jc w:val="center"/>
        <w:rPr>
          <w:rFonts w:ascii="Arial" w:hAnsi="Arial" w:cs="Arial"/>
          <w:b/>
          <w:sz w:val="22"/>
          <w:szCs w:val="22"/>
        </w:rPr>
      </w:pPr>
    </w:p>
    <w:p w14:paraId="059C1A72" w14:textId="77777777" w:rsidR="0038662A" w:rsidRDefault="0038662A" w:rsidP="004879CC">
      <w:pPr>
        <w:jc w:val="center"/>
        <w:rPr>
          <w:rFonts w:ascii="Arial" w:hAnsi="Arial" w:cs="Arial"/>
          <w:b/>
          <w:sz w:val="22"/>
          <w:szCs w:val="22"/>
        </w:rPr>
      </w:pPr>
    </w:p>
    <w:p w14:paraId="6CDAB55A" w14:textId="77777777" w:rsidR="0038662A" w:rsidRDefault="0038662A" w:rsidP="004879CC">
      <w:pPr>
        <w:jc w:val="center"/>
        <w:rPr>
          <w:rFonts w:ascii="Arial" w:hAnsi="Arial" w:cs="Arial"/>
          <w:b/>
          <w:sz w:val="22"/>
          <w:szCs w:val="22"/>
        </w:rPr>
      </w:pPr>
    </w:p>
    <w:p w14:paraId="5ABAE74E" w14:textId="77777777" w:rsidR="0038662A" w:rsidRDefault="0038662A" w:rsidP="004879CC">
      <w:pPr>
        <w:jc w:val="center"/>
        <w:rPr>
          <w:rFonts w:ascii="Arial" w:hAnsi="Arial" w:cs="Arial"/>
          <w:b/>
          <w:sz w:val="22"/>
          <w:szCs w:val="22"/>
        </w:rPr>
      </w:pPr>
    </w:p>
    <w:p w14:paraId="2CA1100B" w14:textId="77777777" w:rsidR="0038662A" w:rsidRDefault="0038662A" w:rsidP="004879CC">
      <w:pPr>
        <w:jc w:val="center"/>
        <w:rPr>
          <w:rFonts w:ascii="Arial" w:hAnsi="Arial" w:cs="Arial"/>
          <w:b/>
          <w:sz w:val="22"/>
          <w:szCs w:val="22"/>
        </w:rPr>
      </w:pPr>
    </w:p>
    <w:p w14:paraId="773D912E" w14:textId="77777777" w:rsidR="0038662A" w:rsidRDefault="0038662A" w:rsidP="004879CC">
      <w:pPr>
        <w:jc w:val="center"/>
        <w:rPr>
          <w:rFonts w:ascii="Arial" w:hAnsi="Arial" w:cs="Arial"/>
          <w:b/>
          <w:sz w:val="22"/>
          <w:szCs w:val="22"/>
        </w:rPr>
      </w:pPr>
    </w:p>
    <w:p w14:paraId="28F020F5" w14:textId="77777777" w:rsidR="0038662A" w:rsidRDefault="0038662A" w:rsidP="004879CC">
      <w:pPr>
        <w:jc w:val="center"/>
        <w:rPr>
          <w:rFonts w:ascii="Arial" w:hAnsi="Arial" w:cs="Arial"/>
          <w:b/>
          <w:sz w:val="22"/>
          <w:szCs w:val="22"/>
        </w:rPr>
      </w:pPr>
    </w:p>
    <w:p w14:paraId="23B4C046" w14:textId="77777777" w:rsidR="0038662A" w:rsidRDefault="0038662A" w:rsidP="004879CC">
      <w:pPr>
        <w:jc w:val="center"/>
        <w:rPr>
          <w:rFonts w:ascii="Arial" w:hAnsi="Arial" w:cs="Arial"/>
          <w:b/>
          <w:sz w:val="22"/>
          <w:szCs w:val="22"/>
        </w:rPr>
      </w:pPr>
    </w:p>
    <w:p w14:paraId="1EF39F9E" w14:textId="77777777" w:rsidR="0038662A" w:rsidRDefault="0038662A" w:rsidP="004879CC">
      <w:pPr>
        <w:jc w:val="center"/>
        <w:rPr>
          <w:rFonts w:ascii="Arial" w:hAnsi="Arial" w:cs="Arial"/>
          <w:b/>
          <w:sz w:val="22"/>
          <w:szCs w:val="22"/>
        </w:rPr>
      </w:pPr>
    </w:p>
    <w:p w14:paraId="2C7A8A12" w14:textId="77777777" w:rsidR="0038662A" w:rsidRDefault="0038662A" w:rsidP="004879CC">
      <w:pPr>
        <w:jc w:val="center"/>
        <w:rPr>
          <w:rFonts w:ascii="Arial" w:hAnsi="Arial" w:cs="Arial"/>
          <w:b/>
          <w:sz w:val="22"/>
          <w:szCs w:val="22"/>
        </w:rPr>
      </w:pPr>
    </w:p>
    <w:p w14:paraId="13A84135" w14:textId="77777777" w:rsidR="0038662A" w:rsidRDefault="0038662A" w:rsidP="004879CC">
      <w:pPr>
        <w:jc w:val="center"/>
        <w:rPr>
          <w:rFonts w:ascii="Arial" w:hAnsi="Arial" w:cs="Arial"/>
          <w:b/>
          <w:sz w:val="22"/>
          <w:szCs w:val="22"/>
        </w:rPr>
      </w:pPr>
    </w:p>
    <w:p w14:paraId="2A125DD9" w14:textId="77777777" w:rsidR="0038662A" w:rsidRDefault="0038662A" w:rsidP="004879CC">
      <w:pPr>
        <w:jc w:val="center"/>
        <w:rPr>
          <w:rFonts w:ascii="Arial" w:hAnsi="Arial" w:cs="Arial"/>
          <w:b/>
          <w:sz w:val="22"/>
          <w:szCs w:val="22"/>
        </w:rPr>
      </w:pPr>
    </w:p>
    <w:p w14:paraId="2B62BFF1" w14:textId="77777777" w:rsidR="0038662A" w:rsidRDefault="0038662A" w:rsidP="004879CC">
      <w:pPr>
        <w:jc w:val="center"/>
        <w:rPr>
          <w:rFonts w:ascii="Arial" w:hAnsi="Arial" w:cs="Arial"/>
          <w:b/>
          <w:sz w:val="22"/>
          <w:szCs w:val="22"/>
        </w:rPr>
      </w:pPr>
    </w:p>
    <w:p w14:paraId="361822A9" w14:textId="77777777" w:rsidR="0038662A" w:rsidRDefault="0038662A" w:rsidP="004879CC">
      <w:pPr>
        <w:jc w:val="center"/>
        <w:rPr>
          <w:rFonts w:ascii="Arial" w:hAnsi="Arial" w:cs="Arial"/>
          <w:b/>
          <w:sz w:val="22"/>
          <w:szCs w:val="22"/>
        </w:rPr>
      </w:pPr>
    </w:p>
    <w:p w14:paraId="49672936" w14:textId="77777777" w:rsidR="0038662A" w:rsidRDefault="0038662A" w:rsidP="004879CC">
      <w:pPr>
        <w:jc w:val="center"/>
        <w:rPr>
          <w:rFonts w:ascii="Arial" w:hAnsi="Arial" w:cs="Arial"/>
          <w:b/>
          <w:sz w:val="22"/>
          <w:szCs w:val="22"/>
        </w:rPr>
      </w:pPr>
    </w:p>
    <w:p w14:paraId="07A79C04" w14:textId="56F67EB1" w:rsidR="004879CC" w:rsidRDefault="004879CC" w:rsidP="004879CC">
      <w:pPr>
        <w:jc w:val="center"/>
        <w:rPr>
          <w:rFonts w:ascii="Arial" w:hAnsi="Arial" w:cs="Arial"/>
          <w:b/>
          <w:sz w:val="22"/>
          <w:szCs w:val="22"/>
        </w:rPr>
      </w:pPr>
      <w:r>
        <w:rPr>
          <w:rFonts w:ascii="Arial" w:hAnsi="Arial" w:cs="Arial"/>
          <w:b/>
          <w:sz w:val="22"/>
          <w:szCs w:val="22"/>
        </w:rPr>
        <w:lastRenderedPageBreak/>
        <w:t xml:space="preserve">EXHIBIT E:  </w:t>
      </w:r>
    </w:p>
    <w:p w14:paraId="44190824" w14:textId="66E37F1D" w:rsidR="004879CC" w:rsidRPr="008F4938" w:rsidRDefault="004879CC" w:rsidP="004879CC">
      <w:pPr>
        <w:jc w:val="center"/>
        <w:rPr>
          <w:rFonts w:ascii="Arial" w:hAnsi="Arial" w:cs="Arial"/>
          <w:b/>
          <w:sz w:val="22"/>
          <w:szCs w:val="22"/>
        </w:rPr>
      </w:pPr>
      <w:r>
        <w:rPr>
          <w:rFonts w:ascii="Arial" w:hAnsi="Arial" w:cs="Arial"/>
          <w:b/>
          <w:sz w:val="22"/>
          <w:szCs w:val="22"/>
        </w:rPr>
        <w:t>INTERACTIVE BROKERS DISCLOSURES</w:t>
      </w:r>
    </w:p>
    <w:p w14:paraId="5185735D" w14:textId="77777777" w:rsidR="004879CC" w:rsidRDefault="004879CC" w:rsidP="003830D7">
      <w:pPr>
        <w:jc w:val="both"/>
        <w:rPr>
          <w:rFonts w:ascii="Arial" w:hAnsi="Arial" w:cs="Arial"/>
          <w:sz w:val="22"/>
          <w:szCs w:val="22"/>
        </w:rPr>
      </w:pPr>
    </w:p>
    <w:p w14:paraId="05591CAB" w14:textId="77777777" w:rsidR="003830D7" w:rsidRDefault="003830D7" w:rsidP="003830D7">
      <w:pPr>
        <w:jc w:val="both"/>
        <w:rPr>
          <w:rFonts w:ascii="Arial" w:hAnsi="Arial" w:cs="Arial"/>
          <w:sz w:val="22"/>
          <w:szCs w:val="22"/>
        </w:rPr>
      </w:pPr>
    </w:p>
    <w:p w14:paraId="568E073F" w14:textId="77777777" w:rsidR="00990FF4" w:rsidRPr="00CE0AAC" w:rsidRDefault="00990FF4" w:rsidP="00990FF4">
      <w:pPr>
        <w:widowControl/>
        <w:suppressAutoHyphens w:val="0"/>
        <w:autoSpaceDE w:val="0"/>
        <w:autoSpaceDN w:val="0"/>
        <w:adjustRightInd w:val="0"/>
        <w:rPr>
          <w:rFonts w:eastAsiaTheme="minorHAnsi"/>
          <w:color w:val="000000"/>
          <w:sz w:val="22"/>
          <w:szCs w:val="22"/>
          <w:lang w:eastAsia="en-US"/>
        </w:rPr>
      </w:pPr>
      <w:r w:rsidRPr="00CE0AAC">
        <w:rPr>
          <w:rFonts w:eastAsiaTheme="minorHAnsi"/>
          <w:b/>
          <w:bCs/>
          <w:color w:val="000000"/>
          <w:sz w:val="22"/>
          <w:szCs w:val="22"/>
          <w:lang w:eastAsia="en-US"/>
        </w:rPr>
        <w:t xml:space="preserve">November 20, 2020 </w:t>
      </w:r>
    </w:p>
    <w:p w14:paraId="21B8CE76" w14:textId="77777777" w:rsidR="00990FF4" w:rsidRPr="00CE0AAC" w:rsidRDefault="00990FF4" w:rsidP="00990FF4">
      <w:pPr>
        <w:widowControl/>
        <w:suppressAutoHyphens w:val="0"/>
        <w:autoSpaceDE w:val="0"/>
        <w:autoSpaceDN w:val="0"/>
        <w:adjustRightInd w:val="0"/>
        <w:rPr>
          <w:rFonts w:eastAsiaTheme="minorHAnsi"/>
          <w:color w:val="000000"/>
          <w:sz w:val="22"/>
          <w:szCs w:val="22"/>
          <w:lang w:eastAsia="en-US"/>
        </w:rPr>
      </w:pPr>
      <w:r w:rsidRPr="00CE0AAC">
        <w:rPr>
          <w:rFonts w:eastAsiaTheme="minorHAnsi"/>
          <w:b/>
          <w:bCs/>
          <w:color w:val="000000"/>
          <w:sz w:val="22"/>
          <w:szCs w:val="22"/>
          <w:lang w:eastAsia="en-US"/>
        </w:rPr>
        <w:t xml:space="preserve">Disclosure of Actions Involving Interactive Brokers LLC </w:t>
      </w:r>
    </w:p>
    <w:p w14:paraId="49D53EC9" w14:textId="77777777" w:rsidR="00990FF4" w:rsidRPr="00CE0AAC" w:rsidRDefault="00990FF4" w:rsidP="00990FF4">
      <w:pPr>
        <w:widowControl/>
        <w:suppressAutoHyphens w:val="0"/>
        <w:autoSpaceDE w:val="0"/>
        <w:autoSpaceDN w:val="0"/>
        <w:adjustRightInd w:val="0"/>
        <w:rPr>
          <w:rFonts w:eastAsiaTheme="minorHAnsi"/>
          <w:color w:val="000000"/>
          <w:sz w:val="22"/>
          <w:szCs w:val="22"/>
          <w:lang w:eastAsia="en-US"/>
        </w:rPr>
      </w:pPr>
      <w:r w:rsidRPr="00CE0AAC">
        <w:rPr>
          <w:rFonts w:eastAsiaTheme="minorHAnsi"/>
          <w:color w:val="000000"/>
          <w:sz w:val="22"/>
          <w:szCs w:val="22"/>
          <w:lang w:eastAsia="en-US"/>
        </w:rPr>
        <w:t xml:space="preserve">Pursuant to requirements of the National Futures Association (“NFA”), this memorandum is intended to disclose material administrative, civil or criminal actions involving Interactive Brokers LLC or any of its principals (“Interactive” or “IB LLC”) within the past five years. </w:t>
      </w:r>
    </w:p>
    <w:p w14:paraId="14D68E86" w14:textId="77777777" w:rsidR="00990FF4" w:rsidRPr="00CE0AAC" w:rsidRDefault="00990FF4" w:rsidP="00990FF4">
      <w:pPr>
        <w:widowControl/>
        <w:suppressAutoHyphens w:val="0"/>
        <w:autoSpaceDE w:val="0"/>
        <w:autoSpaceDN w:val="0"/>
        <w:adjustRightInd w:val="0"/>
        <w:rPr>
          <w:rFonts w:eastAsiaTheme="minorHAnsi"/>
          <w:color w:val="000000"/>
          <w:sz w:val="22"/>
          <w:szCs w:val="22"/>
          <w:lang w:eastAsia="en-US"/>
        </w:rPr>
      </w:pPr>
      <w:r w:rsidRPr="00CE0AAC">
        <w:rPr>
          <w:rFonts w:eastAsiaTheme="minorHAnsi"/>
          <w:color w:val="000000"/>
          <w:sz w:val="22"/>
          <w:szCs w:val="22"/>
          <w:lang w:eastAsia="en-US"/>
        </w:rPr>
        <w:t xml:space="preserve">For purposes of this memorandum, an action will be considered material if: </w:t>
      </w:r>
    </w:p>
    <w:p w14:paraId="06265492" w14:textId="77777777" w:rsidR="00990FF4" w:rsidRPr="00CE0AAC" w:rsidRDefault="00990FF4" w:rsidP="00990FF4">
      <w:pPr>
        <w:widowControl/>
        <w:suppressAutoHyphens w:val="0"/>
        <w:autoSpaceDE w:val="0"/>
        <w:autoSpaceDN w:val="0"/>
        <w:adjustRightInd w:val="0"/>
        <w:rPr>
          <w:rFonts w:eastAsiaTheme="minorHAnsi"/>
          <w:color w:val="000000"/>
          <w:sz w:val="22"/>
          <w:szCs w:val="22"/>
          <w:lang w:eastAsia="en-US"/>
        </w:rPr>
      </w:pPr>
      <w:r w:rsidRPr="00CE0AAC">
        <w:rPr>
          <w:rFonts w:eastAsiaTheme="minorHAnsi"/>
          <w:color w:val="000000"/>
          <w:sz w:val="22"/>
          <w:szCs w:val="22"/>
          <w:lang w:eastAsia="en-US"/>
        </w:rPr>
        <w:t xml:space="preserve">• The action would be required to be disclosed in the notes to Interactive's financial statements prepared pursuant to generally accepted accounting principles; </w:t>
      </w:r>
    </w:p>
    <w:p w14:paraId="078706C3" w14:textId="77777777" w:rsidR="00990FF4" w:rsidRPr="00CE0AAC" w:rsidRDefault="00990FF4" w:rsidP="00990FF4">
      <w:pPr>
        <w:widowControl/>
        <w:suppressAutoHyphens w:val="0"/>
        <w:autoSpaceDE w:val="0"/>
        <w:autoSpaceDN w:val="0"/>
        <w:adjustRightInd w:val="0"/>
        <w:rPr>
          <w:rFonts w:eastAsiaTheme="minorHAnsi"/>
          <w:color w:val="000000"/>
          <w:sz w:val="22"/>
          <w:szCs w:val="22"/>
          <w:lang w:eastAsia="en-US"/>
        </w:rPr>
      </w:pPr>
      <w:r w:rsidRPr="00CE0AAC">
        <w:rPr>
          <w:rFonts w:eastAsiaTheme="minorHAnsi"/>
          <w:color w:val="000000"/>
          <w:sz w:val="22"/>
          <w:szCs w:val="22"/>
          <w:lang w:eastAsia="en-US"/>
        </w:rPr>
        <w:t xml:space="preserve">• The action was brought by the Commodity Futures Trading Commission (“CFTC”) (a concluded action that did not result in civil monetary penalties exceeding $50,000 need not be disclosed unless it involved allegations of fraud or other willful misconduct); or </w:t>
      </w:r>
    </w:p>
    <w:p w14:paraId="621B1046" w14:textId="77777777" w:rsidR="00990FF4" w:rsidRPr="00CE0AAC" w:rsidRDefault="00990FF4" w:rsidP="00990FF4">
      <w:pPr>
        <w:widowControl/>
        <w:suppressAutoHyphens w:val="0"/>
        <w:autoSpaceDE w:val="0"/>
        <w:autoSpaceDN w:val="0"/>
        <w:adjustRightInd w:val="0"/>
        <w:rPr>
          <w:rFonts w:eastAsiaTheme="minorHAnsi"/>
          <w:color w:val="000000"/>
          <w:sz w:val="22"/>
          <w:szCs w:val="22"/>
          <w:lang w:eastAsia="en-US"/>
        </w:rPr>
      </w:pPr>
      <w:r w:rsidRPr="00CE0AAC">
        <w:rPr>
          <w:rFonts w:eastAsiaTheme="minorHAnsi"/>
          <w:color w:val="000000"/>
          <w:sz w:val="22"/>
          <w:szCs w:val="22"/>
          <w:lang w:eastAsia="en-US"/>
        </w:rPr>
        <w:t xml:space="preserve">• The action was brought by any other federal or state regulatory agency, a non-United States regulatory agency ora self-regulatory organization and involved allegations of fraud or other willfulmisconduct. </w:t>
      </w:r>
    </w:p>
    <w:p w14:paraId="434C386D" w14:textId="77777777" w:rsidR="00990FF4" w:rsidRPr="00CE0AAC" w:rsidRDefault="00990FF4" w:rsidP="00990FF4">
      <w:pPr>
        <w:widowControl/>
        <w:suppressAutoHyphens w:val="0"/>
        <w:autoSpaceDE w:val="0"/>
        <w:autoSpaceDN w:val="0"/>
        <w:adjustRightInd w:val="0"/>
        <w:rPr>
          <w:rFonts w:eastAsiaTheme="minorHAnsi"/>
          <w:color w:val="000000"/>
          <w:sz w:val="22"/>
          <w:szCs w:val="22"/>
          <w:lang w:eastAsia="en-US"/>
        </w:rPr>
      </w:pPr>
    </w:p>
    <w:p w14:paraId="5E1D961F" w14:textId="77777777" w:rsidR="00990FF4" w:rsidRPr="00CE0AAC" w:rsidRDefault="00990FF4" w:rsidP="00990FF4">
      <w:pPr>
        <w:widowControl/>
        <w:suppressAutoHyphens w:val="0"/>
        <w:autoSpaceDE w:val="0"/>
        <w:autoSpaceDN w:val="0"/>
        <w:adjustRightInd w:val="0"/>
        <w:rPr>
          <w:rFonts w:eastAsiaTheme="minorHAnsi"/>
          <w:color w:val="000000"/>
          <w:sz w:val="22"/>
          <w:szCs w:val="22"/>
          <w:lang w:eastAsia="en-US"/>
        </w:rPr>
      </w:pPr>
      <w:r w:rsidRPr="00CE0AAC">
        <w:rPr>
          <w:rFonts w:eastAsiaTheme="minorHAnsi"/>
          <w:color w:val="000000"/>
          <w:sz w:val="22"/>
          <w:szCs w:val="22"/>
          <w:lang w:eastAsia="en-US"/>
        </w:rPr>
        <w:t xml:space="preserve">Disclosures </w:t>
      </w:r>
    </w:p>
    <w:p w14:paraId="30150C03" w14:textId="77777777" w:rsidR="00990FF4" w:rsidRPr="00CE0AAC" w:rsidRDefault="00990FF4" w:rsidP="00990FF4">
      <w:pPr>
        <w:widowControl/>
        <w:suppressAutoHyphens w:val="0"/>
        <w:autoSpaceDE w:val="0"/>
        <w:autoSpaceDN w:val="0"/>
        <w:adjustRightInd w:val="0"/>
        <w:rPr>
          <w:rFonts w:eastAsiaTheme="minorHAnsi"/>
          <w:color w:val="000000"/>
          <w:sz w:val="22"/>
          <w:szCs w:val="22"/>
          <w:lang w:eastAsia="en-US"/>
        </w:rPr>
      </w:pPr>
      <w:r w:rsidRPr="00CE0AAC">
        <w:rPr>
          <w:rFonts w:eastAsiaTheme="minorHAnsi"/>
          <w:color w:val="000000"/>
          <w:sz w:val="22"/>
          <w:szCs w:val="22"/>
          <w:lang w:eastAsia="en-US"/>
        </w:rPr>
        <w:t xml:space="preserve">On August 10, 2020, without admitting or denying any of the findings or conclusions therein, Interactive consented to the entry of an Order Instituting Proceedings Pursuant to Section 6(c) and (d) of the Commodity Exchange Act, Making Findings, and Imposing Remedial Sanctions (“CFTC Order”) with the U.S. Commodity Futures Trading Commission (“CFTC”); an Order Instituting Administrative and Cease-and-Desist Proceedings, Pursuant to Sections 15(b) and 21C of the Securities Exchange Act of 1934, Making Findings and Imposing Remedial Sanctions and a Cease-and-Desist Order (“SEC Order”) with the U.S. Securities and Exchange Commission (“SEC”); and a Letter of Acceptance, Waiver and Consent (“AWC”) with the Financial Industry Regulatory Authority (“FINRA”) concerning Interactive’s past anti-money laundering (“AML”) and Bank Secrecy Act (“BSA”) practices and procedures (collectively, the “Orders”). </w:t>
      </w:r>
    </w:p>
    <w:p w14:paraId="327AA662" w14:textId="77777777" w:rsidR="00990FF4" w:rsidRPr="00CE0AAC" w:rsidRDefault="00990FF4" w:rsidP="00990FF4">
      <w:pPr>
        <w:widowControl/>
        <w:suppressAutoHyphens w:val="0"/>
        <w:autoSpaceDE w:val="0"/>
        <w:autoSpaceDN w:val="0"/>
        <w:adjustRightInd w:val="0"/>
        <w:rPr>
          <w:rFonts w:eastAsiaTheme="minorHAnsi"/>
          <w:color w:val="000000"/>
          <w:sz w:val="22"/>
          <w:szCs w:val="22"/>
          <w:lang w:eastAsia="en-US"/>
        </w:rPr>
      </w:pPr>
      <w:r w:rsidRPr="00CE0AAC">
        <w:rPr>
          <w:rFonts w:eastAsiaTheme="minorHAnsi"/>
          <w:color w:val="000000"/>
          <w:sz w:val="22"/>
          <w:szCs w:val="22"/>
          <w:lang w:eastAsia="en-US"/>
        </w:rPr>
        <w:t xml:space="preserve">In consenting to the entry of the Orders, Interactive agreed to pay penalties of $15 million to FINRA, $11.5 million to the SEC and $11.5 million to the CFTC, plus approximately $700,000 in disgorgement and to cease and desist from violating CFTC Regulations 42.2 and 166.3 and Section 17(a) of the Securities Exchange Act and Rules 17a-8 promulgated thereunder. In addition, Interactive was censured and has agreed to continue the retention of an independent consultant to review the implementation of its enhanced practices and procedures. Interactive continuously works to enhance and strengthen its controls and makes significant investments to improve its AML program to make it more robust and to respond to changing regulatory standards. </w:t>
      </w:r>
    </w:p>
    <w:p w14:paraId="264DC888" w14:textId="77777777" w:rsidR="00990FF4" w:rsidRPr="00CE0AAC" w:rsidRDefault="00990FF4" w:rsidP="00990FF4">
      <w:pPr>
        <w:widowControl/>
        <w:suppressAutoHyphens w:val="0"/>
        <w:autoSpaceDE w:val="0"/>
        <w:autoSpaceDN w:val="0"/>
        <w:adjustRightInd w:val="0"/>
        <w:rPr>
          <w:rFonts w:eastAsiaTheme="minorHAnsi"/>
          <w:color w:val="000000"/>
          <w:sz w:val="22"/>
          <w:szCs w:val="22"/>
          <w:lang w:eastAsia="en-US"/>
        </w:rPr>
      </w:pPr>
      <w:r w:rsidRPr="00CE0AAC">
        <w:rPr>
          <w:rFonts w:eastAsiaTheme="minorHAnsi"/>
          <w:color w:val="000000"/>
          <w:sz w:val="22"/>
          <w:szCs w:val="22"/>
          <w:lang w:eastAsia="en-US"/>
        </w:rPr>
        <w:t xml:space="preserve">- The findings, set forth in the CFTC Order, stated that, from June 2014 through November 2018, Interactive failed to maintain an adequate AML program and to diligently supervise its employees’ handling of certain commodity trading accounts held at Interactive that were the subject of recent enforcement actions and nonpublic investigations initiated by the CFTC. The CFTC’s findings stated that Interactive lacked a reasonably designed process for conducting investigations of account activity and making Suspicious Activity Reports (“SARs”) determinations and failed to identify or adequately </w:t>
      </w:r>
      <w:r w:rsidRPr="00CE0AAC">
        <w:rPr>
          <w:rFonts w:eastAsiaTheme="minorHAnsi"/>
          <w:color w:val="000000"/>
          <w:sz w:val="22"/>
          <w:szCs w:val="22"/>
          <w:lang w:eastAsia="en-US"/>
        </w:rPr>
        <w:lastRenderedPageBreak/>
        <w:t xml:space="preserve">investigate certain indicia of suspicious activity in the accounts at issue that should have prompted a filing of with appropriate authorities. The CFTC’s findings stated that, as a result, Interactive engaged in acts and practices that violated Regulations 42.2 and 166.3, 17 C.F.R. §§ 42.2, 166.3 (2019). </w:t>
      </w:r>
    </w:p>
    <w:p w14:paraId="1112D576" w14:textId="77777777" w:rsidR="00990FF4" w:rsidRPr="00CE0AAC" w:rsidRDefault="00990FF4" w:rsidP="00990FF4">
      <w:pPr>
        <w:widowControl/>
        <w:suppressAutoHyphens w:val="0"/>
        <w:autoSpaceDE w:val="0"/>
        <w:autoSpaceDN w:val="0"/>
        <w:adjustRightInd w:val="0"/>
        <w:rPr>
          <w:rFonts w:eastAsiaTheme="minorHAnsi"/>
          <w:color w:val="000000"/>
          <w:sz w:val="22"/>
          <w:szCs w:val="22"/>
          <w:lang w:eastAsia="en-US"/>
        </w:rPr>
      </w:pPr>
    </w:p>
    <w:p w14:paraId="1A93D15B" w14:textId="77777777" w:rsidR="00990FF4" w:rsidRPr="00CE0AAC" w:rsidRDefault="00990FF4" w:rsidP="00990FF4">
      <w:pPr>
        <w:widowControl/>
        <w:suppressAutoHyphens w:val="0"/>
        <w:autoSpaceDE w:val="0"/>
        <w:autoSpaceDN w:val="0"/>
        <w:adjustRightInd w:val="0"/>
        <w:rPr>
          <w:rFonts w:eastAsiaTheme="minorHAnsi"/>
          <w:color w:val="000000"/>
          <w:sz w:val="22"/>
          <w:szCs w:val="22"/>
          <w:lang w:eastAsia="en-US"/>
        </w:rPr>
      </w:pPr>
      <w:r w:rsidRPr="00CE0AAC">
        <w:rPr>
          <w:rFonts w:eastAsiaTheme="minorHAnsi"/>
          <w:color w:val="000000"/>
          <w:sz w:val="22"/>
          <w:szCs w:val="22"/>
          <w:lang w:eastAsia="en-US"/>
        </w:rPr>
        <w:t>- The findings, set forth in the SEC order, stated that, from at least July 1, 2016 to June 30, 2017, Interactive failed to file SARs relating to suspicious activity involving certain U.S. microcap securities transactions it executed on behalf of its customers. The SEC’s findings stated that, during the relevant time period, Interactive ignored or failed to recognize numerous red flags, failed to properly investigate certain conduct as required by its written supervisory procedures, and ultimately failed to file SARs on suspicious activity. These failures were found to be the result of Interactive’s failure to implement a reasonable surveillance program. The SEC’s findings stated that, as a result, Interactive willfully violated Section 17(a) of the Exchange Act and Rule 17a-8 thereunder.</w:t>
      </w:r>
    </w:p>
    <w:p w14:paraId="33D36075" w14:textId="77777777" w:rsidR="00990FF4" w:rsidRDefault="00990FF4" w:rsidP="00990FF4">
      <w:pPr>
        <w:widowControl/>
        <w:suppressAutoHyphens w:val="0"/>
        <w:autoSpaceDE w:val="0"/>
        <w:autoSpaceDN w:val="0"/>
        <w:adjustRightInd w:val="0"/>
        <w:rPr>
          <w:rFonts w:eastAsiaTheme="minorHAnsi"/>
          <w:color w:val="000000"/>
          <w:sz w:val="22"/>
          <w:szCs w:val="22"/>
          <w:lang w:eastAsia="en-US"/>
        </w:rPr>
      </w:pPr>
    </w:p>
    <w:p w14:paraId="4F283E85" w14:textId="77777777" w:rsidR="00990FF4" w:rsidRDefault="00990FF4" w:rsidP="00990FF4">
      <w:pPr>
        <w:widowControl/>
        <w:suppressAutoHyphens w:val="0"/>
        <w:autoSpaceDE w:val="0"/>
        <w:autoSpaceDN w:val="0"/>
        <w:adjustRightInd w:val="0"/>
        <w:rPr>
          <w:rFonts w:eastAsiaTheme="minorHAnsi"/>
          <w:color w:val="000000"/>
          <w:sz w:val="22"/>
          <w:szCs w:val="22"/>
          <w:lang w:eastAsia="en-US"/>
        </w:rPr>
      </w:pPr>
      <w:r w:rsidRPr="00CE0AAC">
        <w:rPr>
          <w:rFonts w:eastAsiaTheme="minorHAnsi"/>
          <w:color w:val="000000"/>
          <w:sz w:val="22"/>
          <w:szCs w:val="22"/>
          <w:lang w:eastAsia="en-US"/>
        </w:rPr>
        <w:t xml:space="preserve">- The findings, set forth in the AWC, stated that, from January 2013 through September 2018, Interactive failed to develop and implement an AML program reasonably designed to match its growth, and as a result, was in violation of FINRA Rules 3310(A), (B), (C) and 2010. The FINRA findings stated that, during the relevant period, Interactive failed to reasonably surveil certain money movements, develop and implement reasonably designed surveillance tools for certain money movements and securities transactions, reasonably investigate potentially suspicious activity and file SARs after detecting that customers had engaged in suspicious activity, and conduct reasonable AML testing of its program. </w:t>
      </w:r>
    </w:p>
    <w:p w14:paraId="55F3623C" w14:textId="77777777" w:rsidR="00990FF4" w:rsidRDefault="00990FF4" w:rsidP="00990FF4">
      <w:pPr>
        <w:widowControl/>
        <w:suppressAutoHyphens w:val="0"/>
        <w:autoSpaceDE w:val="0"/>
        <w:autoSpaceDN w:val="0"/>
        <w:adjustRightInd w:val="0"/>
        <w:rPr>
          <w:rFonts w:eastAsiaTheme="minorHAnsi"/>
          <w:color w:val="000000"/>
          <w:sz w:val="22"/>
          <w:szCs w:val="22"/>
          <w:lang w:eastAsia="en-US"/>
        </w:rPr>
      </w:pPr>
    </w:p>
    <w:p w14:paraId="750C838A" w14:textId="77777777" w:rsidR="00990FF4" w:rsidRPr="00CE0AAC" w:rsidRDefault="00990FF4" w:rsidP="00990FF4">
      <w:pPr>
        <w:widowControl/>
        <w:suppressAutoHyphens w:val="0"/>
        <w:autoSpaceDE w:val="0"/>
        <w:autoSpaceDN w:val="0"/>
        <w:adjustRightInd w:val="0"/>
        <w:rPr>
          <w:rFonts w:eastAsiaTheme="minorHAnsi"/>
          <w:color w:val="000000"/>
          <w:sz w:val="22"/>
          <w:szCs w:val="22"/>
          <w:lang w:eastAsia="en-US"/>
        </w:rPr>
      </w:pPr>
      <w:r w:rsidRPr="00CE0AAC">
        <w:rPr>
          <w:rFonts w:eastAsiaTheme="minorHAnsi"/>
          <w:color w:val="000000"/>
          <w:sz w:val="22"/>
          <w:szCs w:val="22"/>
          <w:lang w:eastAsia="en-US"/>
        </w:rPr>
        <w:t xml:space="preserve">On August 17, 2018, without admitting or denying the findings, Interactive consented to a censure and findings by FINRA that stated it failed to establish, maintain, and enforce a supervisory system, including written supervisory procedures (WSPs), reasonably designed to achieve compliance with the requirements of the Securities and Exchange Commission (SEC) Regulation SHO. The findings stated that the firm ignored red flags, including internal audit findings and recommendations, multiple internal warnings from members of its clearing and compliance staff, and its own annual risk assessments, indicating that its Regulation SHO supervisory systems and procedures were not reasonable. The findings stated that the firm did not timely remediate those issues, resulting in short selling activity. The findings stated that the internal audit department advised senior management that the WSPs may not reflect the firm's actual supervisory processes and controls for Regulation SHO. The findings stated that the firm's WSPs did not accurately reflect the supervisory reviews conducted by firm personnel or the tools used to conduct those reviews. The findings stated that the WSPs did not specify when issues with the firm's systems, or open failed to close-out fail-to-deliver (FTDs), should be escalated or how and by whom those issues should be resolved. The findings stated that the WSPs also contained no supervisory tasks, reviews or reports that tested the firm's compliance. FINRA stated although the firm was aware of these supervisory deficiencies, it did not revise its supervisory systems and WSPs relating to the applicable sec rules until later. The findings stated as a result of the firm’s failure to establish and maintain reasonable supervisory systems and procedures, the firm did not timely close-out FTDs on at least 2,329 occasions. In addition, the findings stated because the firm took close-out credit for borrowed shares that were not delivered prior to market open, and did not track or otherwise confirm delivery, it did not identify continuing fails. FINRA stated because the firm's customers often sold shares in a security on the same day it borrowed or </w:t>
      </w:r>
      <w:r w:rsidRPr="00CE0AAC">
        <w:rPr>
          <w:rFonts w:eastAsiaTheme="minorHAnsi"/>
          <w:color w:val="000000"/>
          <w:sz w:val="22"/>
          <w:szCs w:val="22"/>
          <w:lang w:eastAsia="en-US"/>
        </w:rPr>
        <w:lastRenderedPageBreak/>
        <w:t xml:space="preserve">purchased shares to close FTDs, it was not a net purchaser on the close-out date and thus did not close the open fail. The findings stated the firm also effected purchases or borrows after the market open, and took late close-out actions to address earlier closeouts that were not completed, such as borrows that were subsequently cancelled or dropped by the counter-party. The findings also stated that the firm routed and/or executed short sales in securities for which they had open FTDs approximately 28,000 times and did not restrict trading in the securities or enforce the pre-borrow requirement in these instances. The findings stated that because the automated system did not restrict short sales in the subject security until the close-out transaction cleared and settled, the firm engaged in short sales even where it properly identified open fails and the firm did not issue notices that a pre-borrow was required. The findings stated that the firm permitted the execution or display of short sale orders of a security subject to a price restriction, at a price less than or equal to the current national best bid, on at least 4,709 occasions. Without admitting or denying the findings, the firm signed an Acceptance, Waiver &amp; Consent agreement consenting to the findings, a civil/administrative penalty in the amount of $5,500,000 and a censure. </w:t>
      </w:r>
    </w:p>
    <w:p w14:paraId="7C1F4CF9" w14:textId="77777777" w:rsidR="00990FF4" w:rsidRDefault="00990FF4" w:rsidP="00990FF4">
      <w:pPr>
        <w:widowControl/>
        <w:suppressAutoHyphens w:val="0"/>
        <w:autoSpaceDE w:val="0"/>
        <w:autoSpaceDN w:val="0"/>
        <w:adjustRightInd w:val="0"/>
        <w:rPr>
          <w:rFonts w:eastAsiaTheme="minorHAnsi"/>
          <w:color w:val="000000"/>
          <w:sz w:val="22"/>
          <w:szCs w:val="22"/>
          <w:lang w:eastAsia="en-US"/>
        </w:rPr>
      </w:pPr>
      <w:r w:rsidRPr="00CE0AAC">
        <w:rPr>
          <w:rFonts w:eastAsiaTheme="minorHAnsi"/>
          <w:color w:val="000000"/>
          <w:sz w:val="22"/>
          <w:szCs w:val="22"/>
          <w:lang w:eastAsia="en-US"/>
        </w:rPr>
        <w:t>On December 18, 2015, a former individual customer filed a purported class action complaint against IB LLC, IBG, Inc., and Thomas Frank, PhD, the Company’s Executive Vice President and Chief Information Officer, in the U.S. District Court for the District of Connecticut. The complaint alleges that the former customer and members of the purported class of IB LLC’s customers were harmed by alleged ‘‘flaws’’ in the computerized system used by the Company to close out (i.e., liquidate)</w:t>
      </w:r>
      <w:r>
        <w:rPr>
          <w:rFonts w:eastAsiaTheme="minorHAnsi"/>
          <w:color w:val="000000"/>
          <w:sz w:val="22"/>
          <w:szCs w:val="22"/>
          <w:lang w:eastAsia="en-US"/>
        </w:rPr>
        <w:t xml:space="preserve"> </w:t>
      </w:r>
      <w:r w:rsidRPr="00CE0AAC">
        <w:rPr>
          <w:rFonts w:eastAsiaTheme="minorHAnsi"/>
          <w:color w:val="000000"/>
          <w:sz w:val="22"/>
          <w:szCs w:val="22"/>
          <w:lang w:eastAsia="en-US"/>
        </w:rPr>
        <w:t>positions in customer brokerage accounts that have margin deficiencies. The complaint seeks, among other things, undefined compensatory damages and declaratory and injunctive relief.</w:t>
      </w:r>
    </w:p>
    <w:p w14:paraId="57D8F8CC" w14:textId="77777777" w:rsidR="00990FF4" w:rsidRDefault="00990FF4" w:rsidP="00990FF4">
      <w:pPr>
        <w:widowControl/>
        <w:suppressAutoHyphens w:val="0"/>
        <w:autoSpaceDE w:val="0"/>
        <w:autoSpaceDN w:val="0"/>
        <w:adjustRightInd w:val="0"/>
        <w:rPr>
          <w:rFonts w:eastAsiaTheme="minorHAnsi"/>
          <w:color w:val="000000"/>
          <w:sz w:val="22"/>
          <w:szCs w:val="22"/>
          <w:lang w:eastAsia="en-US"/>
        </w:rPr>
      </w:pPr>
    </w:p>
    <w:p w14:paraId="39CD8C31" w14:textId="77777777" w:rsidR="00990FF4" w:rsidRPr="00CE0AAC" w:rsidRDefault="00990FF4" w:rsidP="00990FF4">
      <w:pPr>
        <w:pageBreakBefore/>
        <w:widowControl/>
        <w:suppressAutoHyphens w:val="0"/>
        <w:autoSpaceDE w:val="0"/>
        <w:autoSpaceDN w:val="0"/>
        <w:adjustRightInd w:val="0"/>
        <w:rPr>
          <w:rFonts w:eastAsiaTheme="minorHAnsi"/>
          <w:color w:val="000000"/>
          <w:sz w:val="22"/>
          <w:szCs w:val="22"/>
          <w:lang w:eastAsia="en-US"/>
        </w:rPr>
      </w:pPr>
      <w:r w:rsidRPr="00CE0AAC">
        <w:rPr>
          <w:rFonts w:eastAsiaTheme="minorHAnsi"/>
          <w:color w:val="000000"/>
          <w:sz w:val="22"/>
          <w:szCs w:val="22"/>
          <w:lang w:eastAsia="en-US"/>
        </w:rPr>
        <w:lastRenderedPageBreak/>
        <w:t>On</w:t>
      </w:r>
      <w:r>
        <w:rPr>
          <w:rFonts w:eastAsiaTheme="minorHAnsi"/>
          <w:color w:val="000000"/>
          <w:sz w:val="22"/>
          <w:szCs w:val="22"/>
          <w:lang w:eastAsia="en-US"/>
        </w:rPr>
        <w:t xml:space="preserve"> </w:t>
      </w:r>
      <w:r w:rsidRPr="00CE0AAC">
        <w:rPr>
          <w:rFonts w:eastAsiaTheme="minorHAnsi"/>
          <w:color w:val="000000"/>
          <w:sz w:val="22"/>
          <w:szCs w:val="22"/>
          <w:lang w:eastAsia="en-US"/>
        </w:rPr>
        <w:t xml:space="preserve">September 28, 2016, the District Court issued an order granting the Company’s motion to dismiss the complaint in its entirety, and without providing plaintiff leave to amend. On September 28, 2017, plaintiff appealed to the United States Court of Appeals for the Second Circuit. On September 26, 2018 the Court of Appeals affirmed the dismissal of plaintiff’s claims of breach of contract and commercially unreasonable liquidation but vacated and remanded back to the District Court plaintiff’s claims for negligence. On November 30, 2018, the plaintiff filed a Second Amended Complaint. The Company filed a motion to dismiss the new complaint on January 15, 2019 requesting that the District Court dismiss the remaining negligence claims. On September 30, 2019, the Court denied IBKR’s motion to dismiss. The parties are currently engaged in class discovery. Plaintiff’s motion for class certification is due on August 16, 2021. We do not believe that a purported class action is appropriate given the great differences in portfolios, markets and many other circumstances surrounding the liquidation of any particular customer’s margin-deficient account. IB LLC and the related defendants intend to continue to defend themselves vigorously against the case. </w:t>
      </w:r>
    </w:p>
    <w:p w14:paraId="1D8804BA" w14:textId="77777777" w:rsidR="00990FF4" w:rsidRPr="00CE0AAC" w:rsidRDefault="00990FF4" w:rsidP="00990FF4">
      <w:pPr>
        <w:widowControl/>
        <w:suppressAutoHyphens w:val="0"/>
        <w:autoSpaceDE w:val="0"/>
        <w:autoSpaceDN w:val="0"/>
        <w:adjustRightInd w:val="0"/>
        <w:rPr>
          <w:rFonts w:eastAsiaTheme="minorHAnsi"/>
          <w:color w:val="000000"/>
          <w:sz w:val="22"/>
          <w:szCs w:val="22"/>
          <w:lang w:eastAsia="en-US"/>
        </w:rPr>
      </w:pPr>
      <w:r w:rsidRPr="00CE0AAC">
        <w:rPr>
          <w:rFonts w:eastAsiaTheme="minorHAnsi"/>
          <w:color w:val="000000"/>
          <w:sz w:val="22"/>
          <w:szCs w:val="22"/>
          <w:lang w:eastAsia="en-US"/>
        </w:rPr>
        <w:t xml:space="preserve">On December 3, 2015, Chart Trading Development, LLC (“CTD”) filed two complaints, in the United States District Court for the Eastern District of Texas Tyler Division, against IB LLC for direct and indirect infringement of four </w:t>
      </w:r>
    </w:p>
    <w:p w14:paraId="062A0DA5" w14:textId="77777777" w:rsidR="00990FF4" w:rsidRPr="00CE0AAC" w:rsidRDefault="00990FF4" w:rsidP="00990FF4">
      <w:pPr>
        <w:widowControl/>
        <w:suppressAutoHyphens w:val="0"/>
        <w:autoSpaceDE w:val="0"/>
        <w:autoSpaceDN w:val="0"/>
        <w:adjustRightInd w:val="0"/>
        <w:rPr>
          <w:rFonts w:eastAsiaTheme="minorHAnsi"/>
          <w:color w:val="000000"/>
          <w:sz w:val="22"/>
          <w:szCs w:val="22"/>
          <w:lang w:eastAsia="en-US"/>
        </w:rPr>
      </w:pPr>
      <w:r w:rsidRPr="00CE0AAC">
        <w:rPr>
          <w:rFonts w:eastAsiaTheme="minorHAnsi"/>
          <w:color w:val="000000"/>
          <w:sz w:val="22"/>
          <w:szCs w:val="22"/>
          <w:lang w:eastAsia="en-US"/>
        </w:rPr>
        <w:t xml:space="preserve">U.S. patents owned by CTD. The plaintiff is seeking, among other things, damages and injunctive relief. It is not possible at this time accurately to estimate the possible loss, if any. The firm believes it has meritorious defenses to the allegations made in the complaints and intends to defend itself vigorously. The Defendants and/or certain co- defendants filed petitions with the U.S. Patent and Trademark Office (“USPTO”) for Covered Business Method (“CBM”) Review on all four of the asserted patents. On February 22, 2016, the Defendants filed a motion requesting to stay the litigation in light of the CBM Review petitions. On March 29, 2016, the District Court granted the Defendants’ motion to stay the case pending the CBM Reviews. The USPTO Patent Trial and Appeal Board (“PTAB”) found all four of the accused patents to be not patentable. CTD appealed two of the four decisions. On December 17, 2018, the United States Court of Appeals for the Federal Circuit affirmed those twodecisions. </w:t>
      </w:r>
    </w:p>
    <w:p w14:paraId="165A1DA7" w14:textId="77777777" w:rsidR="00990FF4" w:rsidRPr="00CE0AAC" w:rsidRDefault="00990FF4" w:rsidP="00990FF4">
      <w:pPr>
        <w:widowControl/>
        <w:suppressAutoHyphens w:val="0"/>
        <w:autoSpaceDE w:val="0"/>
        <w:autoSpaceDN w:val="0"/>
        <w:adjustRightInd w:val="0"/>
        <w:rPr>
          <w:rFonts w:eastAsiaTheme="minorHAnsi"/>
          <w:color w:val="000000"/>
          <w:sz w:val="22"/>
          <w:szCs w:val="22"/>
          <w:lang w:eastAsia="en-US"/>
        </w:rPr>
      </w:pPr>
      <w:r w:rsidRPr="00CE0AAC">
        <w:rPr>
          <w:rFonts w:eastAsiaTheme="minorHAnsi"/>
          <w:color w:val="000000"/>
          <w:sz w:val="22"/>
          <w:szCs w:val="22"/>
          <w:lang w:eastAsia="en-US"/>
        </w:rPr>
        <w:t xml:space="preserve">On February 3, 2010, Trading Technologies International, Inc. (“Trading Technologies”) filed a complaint in the U.S. District Court for the Northern District of Illinois, Eastern Division, against IBG LLC and IB LLC (“Defendants”). The complaint, as amended, alleges that the Defendants have infringed and continue to infringe twelve U.S. patents held by Trading Technologies. Trading Technologies is seeking, among other things, unspecified damages and injunctive relief. The Defendants filed an answer to Trading Technologies’ amended complaint, as well as related counterclaims. The Defendants deny Trading Technologies’ claims, assert that the asserted patents are not infringed and are invalid, and assert several other defenses as well. The asserted patents were the subject of petitions before the United States Patent and Trademark Office (“USPTO”) seeking Covered BusinessMethod Review (“CBM Review”). The USPTO Patent Trial Appeal Board (“PTAB”) found all claims of ten of the twelve asserted patents to be invalid. Of the remaining two patents, 53 of the 56 claims of one patent were held invalid and the other patent survived CBM Review proceedings. Appeals were filed by either Defendants or Trading Technologies on all PTAB determinations. The United States Court of Appeals for the Federal Circuit vacated the CBM Review determinations of invalidity for four patents, concluding that these patents were not eligible for CBM Review. The District Court trial with respect to the four patents that survived CBM Review is scheduled for April 26, 2021. While it is difficult to predict the outcome of the matter, the Company </w:t>
      </w:r>
      <w:r w:rsidRPr="00CE0AAC">
        <w:rPr>
          <w:rFonts w:eastAsiaTheme="minorHAnsi"/>
          <w:color w:val="000000"/>
          <w:sz w:val="22"/>
          <w:szCs w:val="22"/>
          <w:lang w:eastAsia="en-US"/>
        </w:rPr>
        <w:lastRenderedPageBreak/>
        <w:t>believes it has meritorious defenses to the allegations made in the complaint and intends to defend itself vigorously against them. However, litigation is inherently uncertain and there can be no guarantee that the Company will prevail or that the litigation can be settled on favorable terms</w:t>
      </w:r>
    </w:p>
    <w:p w14:paraId="46AD7542" w14:textId="77777777" w:rsidR="003830D7" w:rsidRDefault="003830D7" w:rsidP="003830D7">
      <w:pPr>
        <w:jc w:val="both"/>
        <w:rPr>
          <w:rFonts w:ascii="Arial" w:hAnsi="Arial" w:cs="Arial"/>
          <w:sz w:val="22"/>
          <w:szCs w:val="22"/>
        </w:rPr>
      </w:pPr>
    </w:p>
    <w:p w14:paraId="4A8DFF3B" w14:textId="77777777" w:rsidR="00CE0AAC" w:rsidRPr="00CE0AAC" w:rsidRDefault="00CE0AAC" w:rsidP="00CE0AAC">
      <w:pPr>
        <w:widowControl/>
        <w:suppressAutoHyphens w:val="0"/>
        <w:autoSpaceDE w:val="0"/>
        <w:autoSpaceDN w:val="0"/>
        <w:adjustRightInd w:val="0"/>
        <w:rPr>
          <w:rFonts w:eastAsiaTheme="minorHAnsi"/>
          <w:color w:val="000000"/>
          <w:szCs w:val="24"/>
          <w:lang w:eastAsia="en-US"/>
        </w:rPr>
      </w:pPr>
    </w:p>
    <w:p w14:paraId="3D5269D0" w14:textId="77777777" w:rsidR="00BD713A" w:rsidRDefault="00BD713A" w:rsidP="00BD713A">
      <w:pPr>
        <w:jc w:val="both"/>
        <w:rPr>
          <w:rFonts w:ascii="Arial" w:hAnsi="Arial" w:cs="Arial"/>
          <w:sz w:val="22"/>
          <w:szCs w:val="22"/>
        </w:rPr>
      </w:pPr>
    </w:p>
    <w:p w14:paraId="1DB22B14" w14:textId="77777777" w:rsidR="00BD713A" w:rsidRDefault="00BD713A" w:rsidP="00BD713A">
      <w:pPr>
        <w:jc w:val="both"/>
        <w:rPr>
          <w:rFonts w:ascii="Arial" w:hAnsi="Arial" w:cs="Arial"/>
          <w:sz w:val="22"/>
          <w:szCs w:val="22"/>
        </w:rPr>
      </w:pPr>
    </w:p>
    <w:p w14:paraId="572B61ED" w14:textId="77777777" w:rsidR="00BD713A" w:rsidRPr="00691AFE" w:rsidRDefault="00BD713A" w:rsidP="00BD713A">
      <w:pPr>
        <w:jc w:val="center"/>
        <w:rPr>
          <w:rFonts w:ascii="Arial" w:hAnsi="Arial" w:cs="Arial"/>
          <w:b/>
          <w:sz w:val="22"/>
          <w:szCs w:val="22"/>
        </w:rPr>
      </w:pPr>
      <w:r w:rsidRPr="00691AFE">
        <w:rPr>
          <w:rFonts w:ascii="Arial" w:hAnsi="Arial" w:cs="Arial"/>
          <w:b/>
          <w:sz w:val="22"/>
          <w:szCs w:val="22"/>
        </w:rPr>
        <w:t>END OF DOCUMENT</w:t>
      </w:r>
    </w:p>
    <w:p w14:paraId="36589BC3" w14:textId="77777777" w:rsidR="00BD713A" w:rsidRPr="00766D42" w:rsidRDefault="00BD713A" w:rsidP="00BD713A"/>
    <w:p w14:paraId="737CFCFD" w14:textId="77777777" w:rsidR="00BD713A" w:rsidRDefault="00BD713A" w:rsidP="0038662A">
      <w:pPr>
        <w:widowControl/>
        <w:suppressAutoHyphens w:val="0"/>
        <w:autoSpaceDE w:val="0"/>
        <w:autoSpaceDN w:val="0"/>
        <w:adjustRightInd w:val="0"/>
        <w:rPr>
          <w:rFonts w:eastAsiaTheme="minorHAnsi"/>
          <w:color w:val="000000"/>
          <w:sz w:val="22"/>
          <w:szCs w:val="22"/>
          <w:lang w:eastAsia="en-US"/>
        </w:rPr>
      </w:pPr>
    </w:p>
    <w:sectPr w:rsidR="00BD713A" w:rsidSect="00A649B4">
      <w:headerReference w:type="even" r:id="rId36"/>
      <w:headerReference w:type="default" r:id="rId37"/>
      <w:footerReference w:type="even" r:id="rId38"/>
      <w:footerReference w:type="default" r:id="rId39"/>
      <w:headerReference w:type="first" r:id="rId40"/>
      <w:footerReference w:type="first" r:id="rId41"/>
      <w:pgSz w:w="12240" w:h="15840"/>
      <w:pgMar w:top="2195" w:right="1627" w:bottom="2195" w:left="1627" w:header="1911" w:footer="1911" w:gutter="0"/>
      <w:pgNumType w:fmt="lowerRoman"/>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FE5E49E" w14:textId="77777777" w:rsidR="00336DC5" w:rsidRDefault="00336DC5" w:rsidP="00955648">
      <w:r>
        <w:separator/>
      </w:r>
    </w:p>
  </w:endnote>
  <w:endnote w:type="continuationSeparator" w:id="0">
    <w:p w14:paraId="63B7AAA6" w14:textId="77777777" w:rsidR="00336DC5" w:rsidRDefault="00336DC5" w:rsidP="009556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G Times">
    <w:altName w:val="Times New Roman"/>
    <w:charset w:val="00"/>
    <w:family w:val="roman"/>
    <w:pitch w:val="variable"/>
  </w:font>
  <w:font w:name="Tahoma">
    <w:panose1 w:val="020B0604030504040204"/>
    <w:charset w:val="00"/>
    <w:family w:val="swiss"/>
    <w:pitch w:val="variable"/>
    <w:sig w:usb0="E1002EFF" w:usb1="C000605B" w:usb2="00000029" w:usb3="00000000" w:csb0="000101FF" w:csb1="00000000"/>
  </w:font>
  <w:font w:name="Garamond-Book">
    <w:altName w:val="Times New Roman"/>
    <w:charset w:val="00"/>
    <w:family w:val="roman"/>
    <w:pitch w:val="default"/>
  </w:font>
  <w:font w:name="Times-Roman">
    <w:altName w:val="Times New Roman"/>
    <w:panose1 w:val="00000000000000000000"/>
    <w:charset w:val="00"/>
    <w:family w:val="auto"/>
    <w:notTrueType/>
    <w:pitch w:val="default"/>
    <w:sig w:usb0="00000003" w:usb1="00000000" w:usb2="00000000" w:usb3="00000000" w:csb0="00000001" w:csb1="00000000"/>
  </w:font>
  <w:font w:name="TimesNewRoman">
    <w:altName w:val="Times New Roman"/>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C6C972" w14:textId="77777777" w:rsidR="006F6408" w:rsidRDefault="006F6408">
    <w:pPr>
      <w:spacing w:line="240" w:lineRule="exact"/>
      <w:ind w:right="360"/>
    </w:pPr>
  </w:p>
  <w:p w14:paraId="1C2AE45F" w14:textId="77777777" w:rsidR="006F6408" w:rsidRDefault="006F6408">
    <w:pPr>
      <w:spacing w:line="240" w:lineRule="exact"/>
      <w:ind w:right="360"/>
    </w:pPr>
  </w:p>
  <w:p w14:paraId="3487CEB4" w14:textId="77777777" w:rsidR="006F6408" w:rsidRDefault="006F6408">
    <w:pPr>
      <w:spacing w:line="240" w:lineRule="exact"/>
      <w:ind w:right="360"/>
    </w:pPr>
    <w:r>
      <w:rPr>
        <w:rFonts w:ascii="Arial" w:hAnsi="Arial"/>
        <w:b/>
        <w:smallCaps/>
        <w:sz w:val="20"/>
      </w:rPr>
      <w:t xml:space="preserve">Ryan DeGaris, CTA. </w:t>
    </w:r>
    <w:r>
      <w:rPr>
        <w:rFonts w:ascii="Arial" w:hAnsi="Arial"/>
        <w:b/>
        <w:smallCaps/>
        <w:sz w:val="20"/>
      </w:rPr>
      <w:tab/>
    </w:r>
    <w:r>
      <w:rPr>
        <w:rFonts w:ascii="Arial" w:hAnsi="Arial"/>
        <w:b/>
        <w:smallCaps/>
        <w:sz w:val="20"/>
      </w:rPr>
      <w:tab/>
      <w:t xml:space="preserve">            disclosure document</w:t>
    </w:r>
    <w:r>
      <w:rPr>
        <w:noProof/>
        <w:lang w:eastAsia="en-US"/>
      </w:rPr>
      <mc:AlternateContent>
        <mc:Choice Requires="wps">
          <w:drawing>
            <wp:anchor distT="0" distB="0" distL="0" distR="0" simplePos="0" relativeHeight="251660288" behindDoc="0" locked="0" layoutInCell="1" allowOverlap="1" wp14:anchorId="1E554F75" wp14:editId="49D5F9D8">
              <wp:simplePos x="0" y="0"/>
              <wp:positionH relativeFrom="column">
                <wp:posOffset>5419725</wp:posOffset>
              </wp:positionH>
              <wp:positionV relativeFrom="paragraph">
                <wp:posOffset>635</wp:posOffset>
              </wp:positionV>
              <wp:extent cx="277495" cy="128270"/>
              <wp:effectExtent l="0" t="0" r="0" b="0"/>
              <wp:wrapSquare wrapText="largest"/>
              <wp:docPr id="3"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495" cy="12827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59F2C27" w14:textId="77777777" w:rsidR="006F6408" w:rsidRDefault="006F6408">
                          <w:pPr>
                            <w:pStyle w:val="Footer"/>
                          </w:pPr>
                          <w:r>
                            <w:rPr>
                              <w:rStyle w:val="PageNumber"/>
                              <w:b/>
                              <w:sz w:val="18"/>
                            </w:rPr>
                            <w:fldChar w:fldCharType="begin"/>
                          </w:r>
                          <w:r>
                            <w:rPr>
                              <w:rStyle w:val="PageNumber"/>
                              <w:b/>
                              <w:sz w:val="18"/>
                            </w:rPr>
                            <w:instrText xml:space="preserve"> PAGE  \* Arabic </w:instrText>
                          </w:r>
                          <w:r>
                            <w:rPr>
                              <w:rStyle w:val="PageNumber"/>
                              <w:b/>
                              <w:sz w:val="18"/>
                            </w:rPr>
                            <w:fldChar w:fldCharType="separate"/>
                          </w:r>
                          <w:r>
                            <w:rPr>
                              <w:rStyle w:val="PageNumber"/>
                              <w:b/>
                              <w:noProof/>
                              <w:sz w:val="18"/>
                            </w:rPr>
                            <w:t>5</w:t>
                          </w:r>
                          <w:r>
                            <w:rPr>
                              <w:rStyle w:val="PageNumber"/>
                              <w:b/>
                              <w:sz w:val="18"/>
                            </w:rPr>
                            <w:fldChar w:fldCharType="end"/>
                          </w:r>
                        </w:p>
                        <w:p w14:paraId="566DC9E1" w14:textId="77777777" w:rsidR="006F6408" w:rsidRDefault="006F6408">
                          <w:pPr>
                            <w:pStyle w:val="Footer"/>
                          </w:pPr>
                          <w:r>
                            <w:rPr>
                              <w:rStyle w:val="PageNumber"/>
                              <w:b/>
                              <w:sz w:val="18"/>
                            </w:rPr>
                            <w:fldChar w:fldCharType="begin"/>
                          </w:r>
                          <w:r>
                            <w:rPr>
                              <w:rStyle w:val="PageNumber"/>
                              <w:b/>
                              <w:sz w:val="18"/>
                            </w:rPr>
                            <w:instrText xml:space="preserve"> PAGE \*roman </w:instrText>
                          </w:r>
                          <w:r>
                            <w:rPr>
                              <w:rStyle w:val="PageNumber"/>
                              <w:b/>
                              <w:sz w:val="18"/>
                            </w:rPr>
                            <w:fldChar w:fldCharType="separate"/>
                          </w:r>
                          <w:r>
                            <w:rPr>
                              <w:rStyle w:val="PageNumber"/>
                              <w:b/>
                              <w:noProof/>
                              <w:sz w:val="18"/>
                            </w:rPr>
                            <w:t>v</w:t>
                          </w:r>
                          <w:r>
                            <w:rPr>
                              <w:rStyle w:val="PageNumber"/>
                              <w:b/>
                              <w:sz w:val="18"/>
                            </w:rPr>
                            <w:fldChar w:fldCharType="end"/>
                          </w:r>
                        </w:p>
                        <w:p w14:paraId="4CE6A44A" w14:textId="77777777" w:rsidR="006F6408" w:rsidRDefault="006F6408" w:rsidP="00466A7E">
                          <w:pPr>
                            <w:pStyle w:val="Foote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E554F75" id="_x0000_t202" coordsize="21600,21600" o:spt="202" path="m,l,21600r21600,l21600,xe">
              <v:stroke joinstyle="miter"/>
              <v:path gradientshapeok="t" o:connecttype="rect"/>
            </v:shapetype>
            <v:shape id="Text Box 9" o:spid="_x0000_s1026" type="#_x0000_t202" style="position:absolute;margin-left:426.75pt;margin-top:.05pt;width:21.85pt;height:10.1pt;z-index:25166028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" stroked="f">
              <v:fill opacity="0"/>
              <v:textbox inset="0,0,0,0">
                <w:txbxContent>
                  <w:p w14:paraId="559F2C27" w14:textId="77777777" w:rsidR="006F6408" w:rsidRDefault="006F6408">
                    <w:pPr>
                      <w:pStyle w:val="Footer"/>
                    </w:pPr>
                    <w:r>
                      <w:rPr>
                        <w:rStyle w:val="PageNumber"/>
                        <w:b/>
                        <w:sz w:val="18"/>
                      </w:rPr>
                      <w:fldChar w:fldCharType="begin"/>
                    </w:r>
                    <w:r>
                      <w:rPr>
                        <w:rStyle w:val="PageNumber"/>
                        <w:b/>
                        <w:sz w:val="18"/>
                      </w:rPr>
                      <w:instrText xml:space="preserve"> PAGE  \* Arabic </w:instrText>
                    </w:r>
                    <w:r>
                      <w:rPr>
                        <w:rStyle w:val="PageNumber"/>
                        <w:b/>
                        <w:sz w:val="18"/>
                      </w:rPr>
                      <w:fldChar w:fldCharType="separate"/>
                    </w:r>
                    <w:r>
                      <w:rPr>
                        <w:rStyle w:val="PageNumber"/>
                        <w:b/>
                        <w:noProof/>
                        <w:sz w:val="18"/>
                      </w:rPr>
                      <w:t>5</w:t>
                    </w:r>
                    <w:r>
                      <w:rPr>
                        <w:rStyle w:val="PageNumber"/>
                        <w:b/>
                        <w:sz w:val="18"/>
                      </w:rPr>
                      <w:fldChar w:fldCharType="end"/>
                    </w:r>
                  </w:p>
                  <w:p w14:paraId="566DC9E1" w14:textId="77777777" w:rsidR="006F6408" w:rsidRDefault="006F6408">
                    <w:pPr>
                      <w:pStyle w:val="Footer"/>
                    </w:pPr>
                    <w:r>
                      <w:rPr>
                        <w:rStyle w:val="PageNumber"/>
                        <w:b/>
                        <w:sz w:val="18"/>
                      </w:rPr>
                      <w:fldChar w:fldCharType="begin"/>
                    </w:r>
                    <w:r>
                      <w:rPr>
                        <w:rStyle w:val="PageNumber"/>
                        <w:b/>
                        <w:sz w:val="18"/>
                      </w:rPr>
                      <w:instrText xml:space="preserve"> PAGE \*roman </w:instrText>
                    </w:r>
                    <w:r>
                      <w:rPr>
                        <w:rStyle w:val="PageNumber"/>
                        <w:b/>
                        <w:sz w:val="18"/>
                      </w:rPr>
                      <w:fldChar w:fldCharType="separate"/>
                    </w:r>
                    <w:r>
                      <w:rPr>
                        <w:rStyle w:val="PageNumber"/>
                        <w:b/>
                        <w:noProof/>
                        <w:sz w:val="18"/>
                      </w:rPr>
                      <w:t>v</w:t>
                    </w:r>
                    <w:r>
                      <w:rPr>
                        <w:rStyle w:val="PageNumber"/>
                        <w:b/>
                        <w:sz w:val="18"/>
                      </w:rPr>
                      <w:fldChar w:fldCharType="end"/>
                    </w:r>
                  </w:p>
                  <w:p w14:paraId="4CE6A44A" w14:textId="77777777" w:rsidR="006F6408" w:rsidRDefault="006F6408" w:rsidP="00466A7E">
                    <w:pPr>
                      <w:pStyle w:val="Footer"/>
                    </w:pPr>
                  </w:p>
                </w:txbxContent>
              </v:textbox>
              <w10:wrap type="square" side="largest"/>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5B120A" w14:textId="77777777" w:rsidR="006F6408" w:rsidRDefault="006F6408"/>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A3DBA0" w14:textId="77777777" w:rsidR="006F6408" w:rsidRDefault="006F6408" w:rsidP="00223CA3">
    <w:pPr>
      <w:spacing w:line="240" w:lineRule="exact"/>
      <w:ind w:right="360"/>
      <w:rPr>
        <w:rFonts w:ascii="Arial" w:hAnsi="Arial"/>
        <w:b/>
        <w:smallCaps/>
        <w:sz w:val="20"/>
      </w:rPr>
    </w:pPr>
  </w:p>
  <w:p w14:paraId="372D7758" w14:textId="77777777" w:rsidR="006F6408" w:rsidRDefault="006F6408" w:rsidP="00223CA3">
    <w:pPr>
      <w:spacing w:line="240" w:lineRule="exact"/>
      <w:ind w:right="360"/>
    </w:pPr>
    <w:r>
      <w:rPr>
        <w:rFonts w:ascii="Arial" w:hAnsi="Arial"/>
        <w:b/>
        <w:smallCaps/>
        <w:sz w:val="20"/>
      </w:rPr>
      <w:t xml:space="preserve">Ryan DeGaris, CTA. </w:t>
    </w:r>
    <w:r>
      <w:rPr>
        <w:rFonts w:ascii="Arial" w:hAnsi="Arial"/>
        <w:b/>
        <w:smallCaps/>
        <w:sz w:val="20"/>
      </w:rPr>
      <w:tab/>
    </w:r>
    <w:r>
      <w:rPr>
        <w:rFonts w:ascii="Arial" w:hAnsi="Arial"/>
        <w:b/>
        <w:smallCaps/>
        <w:sz w:val="20"/>
      </w:rPr>
      <w:tab/>
      <w:t xml:space="preserve">            disclosure document</w:t>
    </w:r>
    <w:r>
      <w:rPr>
        <w:noProof/>
        <w:lang w:eastAsia="en-US"/>
      </w:rPr>
      <mc:AlternateContent>
        <mc:Choice Requires="wps">
          <w:drawing>
            <wp:anchor distT="0" distB="0" distL="0" distR="0" simplePos="0" relativeHeight="251665408" behindDoc="0" locked="0" layoutInCell="1" allowOverlap="1" wp14:anchorId="30DEB21B" wp14:editId="6A637918">
              <wp:simplePos x="0" y="0"/>
              <wp:positionH relativeFrom="column">
                <wp:posOffset>5419725</wp:posOffset>
              </wp:positionH>
              <wp:positionV relativeFrom="paragraph">
                <wp:posOffset>635</wp:posOffset>
              </wp:positionV>
              <wp:extent cx="277495" cy="128270"/>
              <wp:effectExtent l="0" t="0" r="0" b="0"/>
              <wp:wrapSquare wrapText="largest"/>
              <wp:docPr id="17"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495" cy="12827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4CDBD12" w14:textId="77777777" w:rsidR="006F6408" w:rsidRDefault="006F6408" w:rsidP="00223CA3">
                          <w:pPr>
                            <w:pStyle w:val="Footer"/>
                          </w:pPr>
                          <w:r>
                            <w:rPr>
                              <w:rStyle w:val="PageNumber"/>
                              <w:b/>
                              <w:sz w:val="18"/>
                            </w:rPr>
                            <w:fldChar w:fldCharType="begin"/>
                          </w:r>
                          <w:r>
                            <w:rPr>
                              <w:rStyle w:val="PageNumber"/>
                              <w:b/>
                              <w:sz w:val="18"/>
                            </w:rPr>
                            <w:instrText xml:space="preserve"> PAGE \*roman </w:instrText>
                          </w:r>
                          <w:r>
                            <w:rPr>
                              <w:rStyle w:val="PageNumber"/>
                              <w:b/>
                              <w:sz w:val="18"/>
                            </w:rPr>
                            <w:fldChar w:fldCharType="separate"/>
                          </w:r>
                          <w:r>
                            <w:rPr>
                              <w:rStyle w:val="PageNumber"/>
                              <w:b/>
                              <w:noProof/>
                              <w:sz w:val="18"/>
                            </w:rPr>
                            <w:t>v</w:t>
                          </w:r>
                          <w:r>
                            <w:rPr>
                              <w:rStyle w:val="PageNumber"/>
                              <w:b/>
                              <w:sz w:val="18"/>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0DEB21B" id="_x0000_t202" coordsize="21600,21600" o:spt="202" path="m,l,21600r21600,l21600,xe">
              <v:stroke joinstyle="miter"/>
              <v:path gradientshapeok="t" o:connecttype="rect"/>
            </v:shapetype>
            <v:shape id="Text Box 17" o:spid="_x0000_s1027" type="#_x0000_t202" style="position:absolute;margin-left:426.75pt;margin-top:.05pt;width:21.85pt;height:10.1pt;z-index:25166540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" stroked="f">
              <v:fill opacity="0"/>
              <v:textbox inset="0,0,0,0">
                <w:txbxContent>
                  <w:p w14:paraId="04CDBD12" w14:textId="77777777" w:rsidR="006F6408" w:rsidRDefault="006F6408" w:rsidP="00223CA3">
                    <w:pPr>
                      <w:pStyle w:val="Footer"/>
                    </w:pPr>
                    <w:r>
                      <w:rPr>
                        <w:rStyle w:val="PageNumber"/>
                        <w:b/>
                        <w:sz w:val="18"/>
                      </w:rPr>
                      <w:fldChar w:fldCharType="begin"/>
                    </w:r>
                    <w:r>
                      <w:rPr>
                        <w:rStyle w:val="PageNumber"/>
                        <w:b/>
                        <w:sz w:val="18"/>
                      </w:rPr>
                      <w:instrText xml:space="preserve"> PAGE \*roman </w:instrText>
                    </w:r>
                    <w:r>
                      <w:rPr>
                        <w:rStyle w:val="PageNumber"/>
                        <w:b/>
                        <w:sz w:val="18"/>
                      </w:rPr>
                      <w:fldChar w:fldCharType="separate"/>
                    </w:r>
                    <w:r>
                      <w:rPr>
                        <w:rStyle w:val="PageNumber"/>
                        <w:b/>
                        <w:noProof/>
                        <w:sz w:val="18"/>
                      </w:rPr>
                      <w:t>v</w:t>
                    </w:r>
                    <w:r>
                      <w:rPr>
                        <w:rStyle w:val="PageNumber"/>
                        <w:b/>
                        <w:sz w:val="18"/>
                      </w:rPr>
                      <w:fldChar w:fldCharType="end"/>
                    </w:r>
                  </w:p>
                </w:txbxContent>
              </v:textbox>
              <w10:wrap type="square" side="largest"/>
            </v:shape>
          </w:pict>
        </mc:Fallback>
      </mc:AlternateContent>
    </w:r>
  </w:p>
  <w:p w14:paraId="66484C39" w14:textId="77777777" w:rsidR="006F6408" w:rsidRDefault="006F6408"/>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970E3A" w14:textId="77777777" w:rsidR="006F6408" w:rsidRDefault="006F6408"/>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C6524E" w14:textId="77777777" w:rsidR="006F6408" w:rsidRDefault="006F6408"/>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A57278" w14:textId="77777777" w:rsidR="006F6408" w:rsidRDefault="006F6408" w:rsidP="00BC0BC7">
    <w:pPr>
      <w:spacing w:line="240" w:lineRule="exact"/>
      <w:ind w:right="360"/>
      <w:rPr>
        <w:rFonts w:ascii="Arial" w:hAnsi="Arial"/>
        <w:b/>
        <w:smallCaps/>
        <w:sz w:val="20"/>
      </w:rPr>
    </w:pPr>
  </w:p>
  <w:p w14:paraId="2D2548A7" w14:textId="77777777" w:rsidR="006F6408" w:rsidRDefault="006F6408" w:rsidP="00BC0BC7">
    <w:pPr>
      <w:spacing w:line="240" w:lineRule="exact"/>
      <w:ind w:right="360"/>
      <w:rPr>
        <w:rFonts w:ascii="Arial" w:hAnsi="Arial"/>
        <w:b/>
        <w:smallCaps/>
        <w:sz w:val="20"/>
      </w:rPr>
    </w:pPr>
  </w:p>
  <w:p w14:paraId="0A60E73E" w14:textId="77777777" w:rsidR="006F6408" w:rsidRDefault="006F6408" w:rsidP="00BC0BC7">
    <w:pPr>
      <w:spacing w:line="240" w:lineRule="exact"/>
      <w:ind w:right="360"/>
    </w:pPr>
    <w:r>
      <w:rPr>
        <w:rFonts w:ascii="Arial" w:hAnsi="Arial"/>
        <w:b/>
        <w:smallCaps/>
        <w:sz w:val="20"/>
      </w:rPr>
      <w:t xml:space="preserve">Ryan DeGaris, CTA. </w:t>
    </w:r>
    <w:r>
      <w:rPr>
        <w:rFonts w:ascii="Arial" w:hAnsi="Arial"/>
        <w:b/>
        <w:smallCaps/>
        <w:sz w:val="20"/>
      </w:rPr>
      <w:tab/>
    </w:r>
    <w:r>
      <w:rPr>
        <w:rFonts w:ascii="Arial" w:hAnsi="Arial"/>
        <w:b/>
        <w:smallCaps/>
        <w:sz w:val="20"/>
      </w:rPr>
      <w:tab/>
      <w:t xml:space="preserve">            disclosure document</w:t>
    </w:r>
    <w:r>
      <w:rPr>
        <w:noProof/>
        <w:lang w:eastAsia="en-US"/>
      </w:rPr>
      <mc:AlternateContent>
        <mc:Choice Requires="wps">
          <w:drawing>
            <wp:anchor distT="0" distB="0" distL="0" distR="0" simplePos="0" relativeHeight="251694080" behindDoc="0" locked="0" layoutInCell="1" allowOverlap="1" wp14:anchorId="05296BE8" wp14:editId="211D631F">
              <wp:simplePos x="0" y="0"/>
              <wp:positionH relativeFrom="column">
                <wp:posOffset>5419725</wp:posOffset>
              </wp:positionH>
              <wp:positionV relativeFrom="paragraph">
                <wp:posOffset>635</wp:posOffset>
              </wp:positionV>
              <wp:extent cx="277495" cy="128270"/>
              <wp:effectExtent l="0" t="0" r="0" b="0"/>
              <wp:wrapSquare wrapText="largest"/>
              <wp:docPr id="18"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495" cy="12827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8A4BE0D" w14:textId="77777777" w:rsidR="006F6408" w:rsidRDefault="006F6408" w:rsidP="00BC0BC7">
                          <w:pPr>
                            <w:pStyle w:val="Footer"/>
                          </w:pPr>
                          <w:r>
                            <w:rPr>
                              <w:rStyle w:val="PageNumber"/>
                              <w:b/>
                              <w:sz w:val="18"/>
                            </w:rPr>
                            <w:fldChar w:fldCharType="begin"/>
                          </w:r>
                          <w:r>
                            <w:rPr>
                              <w:rStyle w:val="PageNumber"/>
                              <w:b/>
                              <w:sz w:val="18"/>
                            </w:rPr>
                            <w:instrText xml:space="preserve"> PAGE  \* Arabic </w:instrText>
                          </w:r>
                          <w:r>
                            <w:rPr>
                              <w:rStyle w:val="PageNumber"/>
                              <w:b/>
                              <w:sz w:val="18"/>
                            </w:rPr>
                            <w:fldChar w:fldCharType="separate"/>
                          </w:r>
                          <w:r>
                            <w:rPr>
                              <w:rStyle w:val="PageNumber"/>
                              <w:b/>
                              <w:noProof/>
                              <w:sz w:val="18"/>
                            </w:rPr>
                            <w:t>6</w:t>
                          </w:r>
                          <w:r>
                            <w:rPr>
                              <w:rStyle w:val="PageNumber"/>
                              <w:b/>
                              <w:sz w:val="18"/>
                            </w:rPr>
                            <w:fldChar w:fldCharType="end"/>
                          </w:r>
                        </w:p>
                        <w:p w14:paraId="131BDFE7" w14:textId="77777777" w:rsidR="006F6408" w:rsidRDefault="006F6408" w:rsidP="00BC0BC7">
                          <w:pPr>
                            <w:pStyle w:val="Footer"/>
                          </w:pPr>
                          <w:r>
                            <w:rPr>
                              <w:rStyle w:val="PageNumber"/>
                              <w:b/>
                              <w:sz w:val="18"/>
                            </w:rPr>
                            <w:fldChar w:fldCharType="begin"/>
                          </w:r>
                          <w:r>
                            <w:rPr>
                              <w:rStyle w:val="PageNumber"/>
                              <w:b/>
                              <w:sz w:val="18"/>
                            </w:rPr>
                            <w:instrText xml:space="preserve"> PAGE \*roman </w:instrText>
                          </w:r>
                          <w:r>
                            <w:rPr>
                              <w:rStyle w:val="PageNumber"/>
                              <w:b/>
                              <w:sz w:val="18"/>
                            </w:rPr>
                            <w:fldChar w:fldCharType="separate"/>
                          </w:r>
                          <w:r>
                            <w:rPr>
                              <w:rStyle w:val="PageNumber"/>
                              <w:b/>
                              <w:noProof/>
                              <w:sz w:val="18"/>
                            </w:rPr>
                            <w:t>vi</w:t>
                          </w:r>
                          <w:r>
                            <w:rPr>
                              <w:rStyle w:val="PageNumber"/>
                              <w:b/>
                              <w:sz w:val="18"/>
                            </w:rPr>
                            <w:fldChar w:fldCharType="end"/>
                          </w:r>
                        </w:p>
                        <w:p w14:paraId="2F6958F7" w14:textId="77777777" w:rsidR="006F6408" w:rsidRDefault="006F6408" w:rsidP="00BC0BC7">
                          <w:pPr>
                            <w:pStyle w:val="Foote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5296BE8" id="_x0000_t202" coordsize="21600,21600" o:spt="202" path="m,l,21600r21600,l21600,xe">
              <v:stroke joinstyle="miter"/>
              <v:path gradientshapeok="t" o:connecttype="rect"/>
            </v:shapetype>
            <v:shape id="_x0000_s1028" type="#_x0000_t202" style="position:absolute;margin-left:426.75pt;margin-top:.05pt;width:21.85pt;height:10.1pt;z-index:25169408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" stroked="f">
              <v:fill opacity="0"/>
              <v:textbox inset="0,0,0,0">
                <w:txbxContent>
                  <w:p w14:paraId="68A4BE0D" w14:textId="77777777" w:rsidR="006F6408" w:rsidRDefault="006F6408" w:rsidP="00BC0BC7">
                    <w:pPr>
                      <w:pStyle w:val="Footer"/>
                    </w:pPr>
                    <w:r>
                      <w:rPr>
                        <w:rStyle w:val="PageNumber"/>
                        <w:b/>
                        <w:sz w:val="18"/>
                      </w:rPr>
                      <w:fldChar w:fldCharType="begin"/>
                    </w:r>
                    <w:r>
                      <w:rPr>
                        <w:rStyle w:val="PageNumber"/>
                        <w:b/>
                        <w:sz w:val="18"/>
                      </w:rPr>
                      <w:instrText xml:space="preserve"> PAGE  \* Arabic </w:instrText>
                    </w:r>
                    <w:r>
                      <w:rPr>
                        <w:rStyle w:val="PageNumber"/>
                        <w:b/>
                        <w:sz w:val="18"/>
                      </w:rPr>
                      <w:fldChar w:fldCharType="separate"/>
                    </w:r>
                    <w:r>
                      <w:rPr>
                        <w:rStyle w:val="PageNumber"/>
                        <w:b/>
                        <w:noProof/>
                        <w:sz w:val="18"/>
                      </w:rPr>
                      <w:t>6</w:t>
                    </w:r>
                    <w:r>
                      <w:rPr>
                        <w:rStyle w:val="PageNumber"/>
                        <w:b/>
                        <w:sz w:val="18"/>
                      </w:rPr>
                      <w:fldChar w:fldCharType="end"/>
                    </w:r>
                  </w:p>
                  <w:p w14:paraId="131BDFE7" w14:textId="77777777" w:rsidR="006F6408" w:rsidRDefault="006F6408" w:rsidP="00BC0BC7">
                    <w:pPr>
                      <w:pStyle w:val="Footer"/>
                    </w:pPr>
                    <w:r>
                      <w:rPr>
                        <w:rStyle w:val="PageNumber"/>
                        <w:b/>
                        <w:sz w:val="18"/>
                      </w:rPr>
                      <w:fldChar w:fldCharType="begin"/>
                    </w:r>
                    <w:r>
                      <w:rPr>
                        <w:rStyle w:val="PageNumber"/>
                        <w:b/>
                        <w:sz w:val="18"/>
                      </w:rPr>
                      <w:instrText xml:space="preserve"> PAGE \*roman </w:instrText>
                    </w:r>
                    <w:r>
                      <w:rPr>
                        <w:rStyle w:val="PageNumber"/>
                        <w:b/>
                        <w:sz w:val="18"/>
                      </w:rPr>
                      <w:fldChar w:fldCharType="separate"/>
                    </w:r>
                    <w:r>
                      <w:rPr>
                        <w:rStyle w:val="PageNumber"/>
                        <w:b/>
                        <w:noProof/>
                        <w:sz w:val="18"/>
                      </w:rPr>
                      <w:t>vi</w:t>
                    </w:r>
                    <w:r>
                      <w:rPr>
                        <w:rStyle w:val="PageNumber"/>
                        <w:b/>
                        <w:sz w:val="18"/>
                      </w:rPr>
                      <w:fldChar w:fldCharType="end"/>
                    </w:r>
                  </w:p>
                  <w:p w14:paraId="2F6958F7" w14:textId="77777777" w:rsidR="006F6408" w:rsidRDefault="006F6408" w:rsidP="00BC0BC7">
                    <w:pPr>
                      <w:pStyle w:val="Footer"/>
                    </w:pPr>
                  </w:p>
                </w:txbxContent>
              </v:textbox>
              <w10:wrap type="square" side="largest"/>
            </v:shape>
          </w:pict>
        </mc:Fallback>
      </mc:AlternateContent>
    </w:r>
  </w:p>
  <w:p w14:paraId="4293EE52" w14:textId="77777777" w:rsidR="006F6408" w:rsidRDefault="006F6408"/>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7042E5" w14:textId="77777777" w:rsidR="006F6408" w:rsidRDefault="006F6408"/>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5762A4" w14:textId="77777777" w:rsidR="006F6408" w:rsidRDefault="006F6408"/>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40B560" w14:textId="77777777" w:rsidR="006F6408" w:rsidRDefault="006F6408" w:rsidP="00163568">
    <w:pPr>
      <w:spacing w:line="240" w:lineRule="exact"/>
      <w:ind w:right="360"/>
      <w:rPr>
        <w:rFonts w:ascii="Arial" w:hAnsi="Arial"/>
        <w:b/>
        <w:smallCaps/>
        <w:sz w:val="20"/>
      </w:rPr>
    </w:pPr>
  </w:p>
  <w:p w14:paraId="717B1337" w14:textId="77777777" w:rsidR="006F6408" w:rsidRDefault="006F6408" w:rsidP="00163568">
    <w:pPr>
      <w:spacing w:line="240" w:lineRule="exact"/>
      <w:ind w:right="360"/>
      <w:rPr>
        <w:rFonts w:ascii="Arial" w:hAnsi="Arial"/>
        <w:b/>
        <w:smallCaps/>
        <w:sz w:val="20"/>
      </w:rPr>
    </w:pPr>
  </w:p>
  <w:p w14:paraId="199D2230" w14:textId="77777777" w:rsidR="006F6408" w:rsidRDefault="006F6408" w:rsidP="00163568">
    <w:pPr>
      <w:spacing w:line="240" w:lineRule="exact"/>
      <w:ind w:right="360"/>
      <w:rPr>
        <w:rFonts w:ascii="Arial" w:hAnsi="Arial"/>
        <w:b/>
        <w:smallCaps/>
        <w:sz w:val="20"/>
      </w:rPr>
    </w:pPr>
  </w:p>
  <w:p w14:paraId="3C3552FF" w14:textId="77777777" w:rsidR="006F6408" w:rsidRDefault="006F6408" w:rsidP="00163568">
    <w:pPr>
      <w:spacing w:line="240" w:lineRule="exact"/>
      <w:ind w:right="360"/>
    </w:pPr>
    <w:r>
      <w:rPr>
        <w:rFonts w:ascii="Arial" w:hAnsi="Arial"/>
        <w:b/>
        <w:smallCaps/>
        <w:sz w:val="20"/>
      </w:rPr>
      <w:t xml:space="preserve">Ryan DeGaris, CTA. </w:t>
    </w:r>
    <w:r>
      <w:rPr>
        <w:rFonts w:ascii="Arial" w:hAnsi="Arial"/>
        <w:b/>
        <w:smallCaps/>
        <w:sz w:val="20"/>
      </w:rPr>
      <w:tab/>
    </w:r>
    <w:r>
      <w:rPr>
        <w:rFonts w:ascii="Arial" w:hAnsi="Arial"/>
        <w:b/>
        <w:smallCaps/>
        <w:sz w:val="20"/>
      </w:rPr>
      <w:tab/>
      <w:t xml:space="preserve">            disclosure document</w:t>
    </w:r>
    <w:r>
      <w:rPr>
        <w:noProof/>
        <w:lang w:eastAsia="en-US"/>
      </w:rPr>
      <mc:AlternateContent>
        <mc:Choice Requires="wps">
          <w:drawing>
            <wp:anchor distT="0" distB="0" distL="0" distR="0" simplePos="0" relativeHeight="251662336" behindDoc="0" locked="0" layoutInCell="1" allowOverlap="1" wp14:anchorId="7F706CCE" wp14:editId="170B2528">
              <wp:simplePos x="0" y="0"/>
              <wp:positionH relativeFrom="column">
                <wp:posOffset>5419725</wp:posOffset>
              </wp:positionH>
              <wp:positionV relativeFrom="paragraph">
                <wp:posOffset>635</wp:posOffset>
              </wp:positionV>
              <wp:extent cx="277495" cy="128270"/>
              <wp:effectExtent l="0" t="0" r="0" b="0"/>
              <wp:wrapSquare wrapText="largest"/>
              <wp:docPr id="15"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495" cy="12827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9F89C82" w14:textId="77777777" w:rsidR="006F6408" w:rsidRDefault="006F6408" w:rsidP="00163568">
                          <w:pPr>
                            <w:pStyle w:val="Footer"/>
                          </w:pPr>
                          <w:r>
                            <w:rPr>
                              <w:rStyle w:val="PageNumber"/>
                              <w:b/>
                              <w:sz w:val="18"/>
                            </w:rPr>
                            <w:fldChar w:fldCharType="begin"/>
                          </w:r>
                          <w:r>
                            <w:rPr>
                              <w:rStyle w:val="PageNumber"/>
                              <w:b/>
                              <w:sz w:val="18"/>
                            </w:rPr>
                            <w:instrText xml:space="preserve"> PAGE  \* Arabic </w:instrText>
                          </w:r>
                          <w:r>
                            <w:rPr>
                              <w:rStyle w:val="PageNumber"/>
                              <w:b/>
                              <w:sz w:val="18"/>
                            </w:rPr>
                            <w:fldChar w:fldCharType="separate"/>
                          </w:r>
                          <w:r>
                            <w:rPr>
                              <w:rStyle w:val="PageNumber"/>
                              <w:b/>
                              <w:noProof/>
                              <w:sz w:val="18"/>
                            </w:rPr>
                            <w:t>15</w:t>
                          </w:r>
                          <w:r>
                            <w:rPr>
                              <w:rStyle w:val="PageNumber"/>
                              <w:b/>
                              <w:sz w:val="18"/>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706CCE" id="_x0000_t202" coordsize="21600,21600" o:spt="202" path="m,l,21600r21600,l21600,xe">
              <v:stroke joinstyle="miter"/>
              <v:path gradientshapeok="t" o:connecttype="rect"/>
            </v:shapetype>
            <v:shape id="Text Box 11" o:spid="_x0000_s1029" type="#_x0000_t202" style="position:absolute;margin-left:426.75pt;margin-top:.05pt;width:21.85pt;height:10.1pt;z-index:25166233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" stroked="f">
              <v:fill opacity="0"/>
              <v:textbox inset="0,0,0,0">
                <w:txbxContent>
                  <w:p w14:paraId="09F89C82" w14:textId="77777777" w:rsidR="006F6408" w:rsidRDefault="006F6408" w:rsidP="00163568">
                    <w:pPr>
                      <w:pStyle w:val="Footer"/>
                    </w:pPr>
                    <w:r>
                      <w:rPr>
                        <w:rStyle w:val="PageNumber"/>
                        <w:b/>
                        <w:sz w:val="18"/>
                      </w:rPr>
                      <w:fldChar w:fldCharType="begin"/>
                    </w:r>
                    <w:r>
                      <w:rPr>
                        <w:rStyle w:val="PageNumber"/>
                        <w:b/>
                        <w:sz w:val="18"/>
                      </w:rPr>
                      <w:instrText xml:space="preserve"> PAGE  \* Arabic </w:instrText>
                    </w:r>
                    <w:r>
                      <w:rPr>
                        <w:rStyle w:val="PageNumber"/>
                        <w:b/>
                        <w:sz w:val="18"/>
                      </w:rPr>
                      <w:fldChar w:fldCharType="separate"/>
                    </w:r>
                    <w:r>
                      <w:rPr>
                        <w:rStyle w:val="PageNumber"/>
                        <w:b/>
                        <w:noProof/>
                        <w:sz w:val="18"/>
                      </w:rPr>
                      <w:t>15</w:t>
                    </w:r>
                    <w:r>
                      <w:rPr>
                        <w:rStyle w:val="PageNumber"/>
                        <w:b/>
                        <w:sz w:val="18"/>
                      </w:rPr>
                      <w:fldChar w:fldCharType="end"/>
                    </w:r>
                  </w:p>
                </w:txbxContent>
              </v:textbox>
              <w10:wrap type="square" side="largest"/>
            </v:shape>
          </w:pict>
        </mc:Fallback>
      </mc:AlternateContent>
    </w:r>
  </w:p>
  <w:p w14:paraId="64BDC605" w14:textId="77777777" w:rsidR="006F6408" w:rsidRDefault="006F6408"/>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F51691" w14:textId="77777777" w:rsidR="006F6408" w:rsidRDefault="006F6408"/>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273BB1" w14:textId="77777777" w:rsidR="006F6408" w:rsidRDefault="006F6408"/>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25AD01" w14:textId="77777777" w:rsidR="006F6408" w:rsidRDefault="006F6408" w:rsidP="00D5249A">
    <w:pPr>
      <w:spacing w:line="240" w:lineRule="exact"/>
      <w:ind w:right="360"/>
    </w:pPr>
    <w:r>
      <w:rPr>
        <w:rFonts w:ascii="Arial" w:hAnsi="Arial"/>
        <w:b/>
        <w:smallCaps/>
        <w:sz w:val="20"/>
      </w:rPr>
      <w:t xml:space="preserve">Ryan DeGaris, CTA. </w:t>
    </w:r>
    <w:r>
      <w:rPr>
        <w:rFonts w:ascii="Arial" w:hAnsi="Arial"/>
        <w:b/>
        <w:smallCaps/>
        <w:sz w:val="20"/>
      </w:rPr>
      <w:tab/>
    </w:r>
    <w:r>
      <w:rPr>
        <w:rFonts w:ascii="Arial" w:hAnsi="Arial"/>
        <w:b/>
        <w:smallCaps/>
        <w:sz w:val="20"/>
      </w:rPr>
      <w:tab/>
      <w:t xml:space="preserve">            disclosure document</w:t>
    </w:r>
    <w:r>
      <w:rPr>
        <w:noProof/>
        <w:lang w:eastAsia="en-US"/>
      </w:rPr>
      <mc:AlternateContent>
        <mc:Choice Requires="wps">
          <w:drawing>
            <wp:anchor distT="0" distB="0" distL="0" distR="0" simplePos="0" relativeHeight="251689984" behindDoc="0" locked="0" layoutInCell="1" allowOverlap="1" wp14:anchorId="518DB1F3" wp14:editId="43F09B15">
              <wp:simplePos x="0" y="0"/>
              <wp:positionH relativeFrom="column">
                <wp:posOffset>5419725</wp:posOffset>
              </wp:positionH>
              <wp:positionV relativeFrom="paragraph">
                <wp:posOffset>635</wp:posOffset>
              </wp:positionV>
              <wp:extent cx="277495" cy="128270"/>
              <wp:effectExtent l="0" t="0" r="0" b="0"/>
              <wp:wrapSquare wrapText="largest"/>
              <wp:docPr id="2" name="Text 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495" cy="12827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0B1BFF1" w14:textId="77777777" w:rsidR="006F6408" w:rsidRDefault="006F6408" w:rsidP="00D5249A">
                          <w:pPr>
                            <w:pStyle w:val="Footer"/>
                          </w:pPr>
                          <w:r>
                            <w:rPr>
                              <w:rStyle w:val="PageNumber"/>
                              <w:b/>
                              <w:sz w:val="18"/>
                            </w:rPr>
                            <w:fldChar w:fldCharType="begin"/>
                          </w:r>
                          <w:r>
                            <w:rPr>
                              <w:rStyle w:val="PageNumber"/>
                              <w:b/>
                              <w:sz w:val="18"/>
                            </w:rPr>
                            <w:instrText xml:space="preserve"> PAGE  \* Arabic </w:instrText>
                          </w:r>
                          <w:r>
                            <w:rPr>
                              <w:rStyle w:val="PageNumber"/>
                              <w:b/>
                              <w:sz w:val="18"/>
                            </w:rPr>
                            <w:fldChar w:fldCharType="separate"/>
                          </w:r>
                          <w:r>
                            <w:rPr>
                              <w:rStyle w:val="PageNumber"/>
                              <w:b/>
                              <w:noProof/>
                              <w:sz w:val="18"/>
                            </w:rPr>
                            <w:t>31</w:t>
                          </w:r>
                          <w:r>
                            <w:rPr>
                              <w:rStyle w:val="PageNumber"/>
                              <w:b/>
                              <w:sz w:val="18"/>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18DB1F3" id="_x0000_t202" coordsize="21600,21600" o:spt="202" path="m,l,21600r21600,l21600,xe">
              <v:stroke joinstyle="miter"/>
              <v:path gradientshapeok="t" o:connecttype="rect"/>
            </v:shapetype>
            <v:shape id="Text Box 60" o:spid="_x0000_s1030" type="#_x0000_t202" style="position:absolute;margin-left:426.75pt;margin-top:.05pt;width:21.85pt;height:10.1pt;z-index:25168998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" stroked="f">
              <v:fill opacity="0"/>
              <v:textbox inset="0,0,0,0">
                <w:txbxContent>
                  <w:p w14:paraId="10B1BFF1" w14:textId="77777777" w:rsidR="006F6408" w:rsidRDefault="006F6408" w:rsidP="00D5249A">
                    <w:pPr>
                      <w:pStyle w:val="Footer"/>
                    </w:pPr>
                    <w:r>
                      <w:rPr>
                        <w:rStyle w:val="PageNumber"/>
                        <w:b/>
                        <w:sz w:val="18"/>
                      </w:rPr>
                      <w:fldChar w:fldCharType="begin"/>
                    </w:r>
                    <w:r>
                      <w:rPr>
                        <w:rStyle w:val="PageNumber"/>
                        <w:b/>
                        <w:sz w:val="18"/>
                      </w:rPr>
                      <w:instrText xml:space="preserve"> PAGE  \* Arabic </w:instrText>
                    </w:r>
                    <w:r>
                      <w:rPr>
                        <w:rStyle w:val="PageNumber"/>
                        <w:b/>
                        <w:sz w:val="18"/>
                      </w:rPr>
                      <w:fldChar w:fldCharType="separate"/>
                    </w:r>
                    <w:r>
                      <w:rPr>
                        <w:rStyle w:val="PageNumber"/>
                        <w:b/>
                        <w:noProof/>
                        <w:sz w:val="18"/>
                      </w:rPr>
                      <w:t>31</w:t>
                    </w:r>
                    <w:r>
                      <w:rPr>
                        <w:rStyle w:val="PageNumber"/>
                        <w:b/>
                        <w:sz w:val="18"/>
                      </w:rPr>
                      <w:fldChar w:fldCharType="end"/>
                    </w:r>
                  </w:p>
                </w:txbxContent>
              </v:textbox>
              <w10:wrap type="square" side="largest"/>
            </v:shape>
          </w:pict>
        </mc:Fallback>
      </mc:AlternateContent>
    </w:r>
  </w:p>
  <w:p w14:paraId="766AB875" w14:textId="77777777" w:rsidR="006F6408" w:rsidRDefault="006F6408"/>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2D33AA" w14:textId="77777777" w:rsidR="006F6408" w:rsidRDefault="006F6408"/>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486033" w14:textId="77777777" w:rsidR="006F6408" w:rsidRDefault="006F6408"/>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91A440" w14:textId="77777777" w:rsidR="006F6408" w:rsidRDefault="006F6408" w:rsidP="00241781">
    <w:pPr>
      <w:tabs>
        <w:tab w:val="left" w:pos="720"/>
        <w:tab w:val="left" w:pos="1440"/>
        <w:tab w:val="left" w:pos="2160"/>
        <w:tab w:val="left" w:pos="2880"/>
        <w:tab w:val="left" w:pos="3600"/>
        <w:tab w:val="left" w:pos="4320"/>
        <w:tab w:val="left" w:pos="5040"/>
        <w:tab w:val="right" w:pos="8175"/>
      </w:tabs>
      <w:spacing w:line="240" w:lineRule="exact"/>
      <w:ind w:right="360"/>
    </w:pPr>
    <w:r>
      <w:rPr>
        <w:rFonts w:ascii="Arial" w:hAnsi="Arial"/>
        <w:b/>
        <w:smallCaps/>
        <w:sz w:val="20"/>
      </w:rPr>
      <w:t xml:space="preserve">Ryan DeGaris, CTA. </w:t>
    </w:r>
    <w:r>
      <w:rPr>
        <w:rFonts w:ascii="Arial" w:hAnsi="Arial"/>
        <w:b/>
        <w:smallCaps/>
        <w:sz w:val="20"/>
      </w:rPr>
      <w:tab/>
    </w:r>
    <w:r>
      <w:rPr>
        <w:rFonts w:ascii="Arial" w:hAnsi="Arial"/>
        <w:b/>
        <w:smallCaps/>
        <w:sz w:val="20"/>
      </w:rPr>
      <w:tab/>
      <w:t xml:space="preserve">            disclosure document</w:t>
    </w:r>
    <w:r>
      <w:rPr>
        <w:noProof/>
        <w:lang w:eastAsia="en-US"/>
      </w:rPr>
      <mc:AlternateContent>
        <mc:Choice Requires="wps">
          <w:drawing>
            <wp:anchor distT="0" distB="0" distL="0" distR="0" simplePos="0" relativeHeight="251657216" behindDoc="0" locked="0" layoutInCell="1" allowOverlap="1" wp14:anchorId="007A4C60" wp14:editId="6ED0A6E2">
              <wp:simplePos x="0" y="0"/>
              <wp:positionH relativeFrom="column">
                <wp:posOffset>5419725</wp:posOffset>
              </wp:positionH>
              <wp:positionV relativeFrom="paragraph">
                <wp:posOffset>635</wp:posOffset>
              </wp:positionV>
              <wp:extent cx="277495" cy="128270"/>
              <wp:effectExtent l="0" t="0" r="0" b="0"/>
              <wp:wrapSquare wrapText="largest"/>
              <wp:docPr id="1"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495" cy="12827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2FCCFB9" w14:textId="77777777" w:rsidR="006F6408" w:rsidRDefault="006F6408" w:rsidP="00163568">
                          <w:pPr>
                            <w:pStyle w:val="Footer"/>
                          </w:pPr>
                          <w:r>
                            <w:rPr>
                              <w:rStyle w:val="PageNumber"/>
                              <w:b/>
                              <w:sz w:val="18"/>
                            </w:rPr>
                            <w:fldChar w:fldCharType="begin"/>
                          </w:r>
                          <w:r>
                            <w:rPr>
                              <w:rStyle w:val="PageNumber"/>
                              <w:b/>
                              <w:sz w:val="18"/>
                            </w:rPr>
                            <w:instrText xml:space="preserve"> PAGE  \* Arabic </w:instrText>
                          </w:r>
                          <w:r>
                            <w:rPr>
                              <w:rStyle w:val="PageNumber"/>
                              <w:b/>
                              <w:sz w:val="18"/>
                            </w:rPr>
                            <w:fldChar w:fldCharType="separate"/>
                          </w:r>
                          <w:r>
                            <w:rPr>
                              <w:rStyle w:val="PageNumber"/>
                              <w:b/>
                              <w:noProof/>
                              <w:sz w:val="18"/>
                            </w:rPr>
                            <w:t>30</w:t>
                          </w:r>
                          <w:r>
                            <w:rPr>
                              <w:rStyle w:val="PageNumber"/>
                              <w:b/>
                              <w:sz w:val="18"/>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07A4C60" id="_x0000_t202" coordsize="21600,21600" o:spt="202" path="m,l,21600r21600,l21600,xe">
              <v:stroke joinstyle="miter"/>
              <v:path gradientshapeok="t" o:connecttype="rect"/>
            </v:shapetype>
            <v:shape id="Text Box 4" o:spid="_x0000_s1031" type="#_x0000_t202" style="position:absolute;margin-left:426.75pt;margin-top:.05pt;width:21.85pt;height:10.1pt;z-index:25165721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" stroked="f">
              <v:fill opacity="0"/>
              <v:textbox inset="0,0,0,0">
                <w:txbxContent>
                  <w:p w14:paraId="12FCCFB9" w14:textId="77777777" w:rsidR="006F6408" w:rsidRDefault="006F6408" w:rsidP="00163568">
                    <w:pPr>
                      <w:pStyle w:val="Footer"/>
                    </w:pPr>
                    <w:r>
                      <w:rPr>
                        <w:rStyle w:val="PageNumber"/>
                        <w:b/>
                        <w:sz w:val="18"/>
                      </w:rPr>
                      <w:fldChar w:fldCharType="begin"/>
                    </w:r>
                    <w:r>
                      <w:rPr>
                        <w:rStyle w:val="PageNumber"/>
                        <w:b/>
                        <w:sz w:val="18"/>
                      </w:rPr>
                      <w:instrText xml:space="preserve"> PAGE  \* Arabic </w:instrText>
                    </w:r>
                    <w:r>
                      <w:rPr>
                        <w:rStyle w:val="PageNumber"/>
                        <w:b/>
                        <w:sz w:val="18"/>
                      </w:rPr>
                      <w:fldChar w:fldCharType="separate"/>
                    </w:r>
                    <w:r>
                      <w:rPr>
                        <w:rStyle w:val="PageNumber"/>
                        <w:b/>
                        <w:noProof/>
                        <w:sz w:val="18"/>
                      </w:rPr>
                      <w:t>30</w:t>
                    </w:r>
                    <w:r>
                      <w:rPr>
                        <w:rStyle w:val="PageNumber"/>
                        <w:b/>
                        <w:sz w:val="18"/>
                      </w:rPr>
                      <w:fldChar w:fldCharType="end"/>
                    </w:r>
                  </w:p>
                </w:txbxContent>
              </v:textbox>
              <w10:wrap type="square" side="largest"/>
            </v:shape>
          </w:pict>
        </mc:Fallback>
      </mc:AlternateContent>
    </w:r>
    <w:r>
      <w:rPr>
        <w:rFonts w:ascii="Arial" w:hAnsi="Arial"/>
        <w:b/>
        <w:smallCaps/>
        <w:sz w:val="20"/>
      </w:rPr>
      <w:tab/>
    </w:r>
  </w:p>
  <w:p w14:paraId="07571B59" w14:textId="77777777" w:rsidR="006F6408" w:rsidRDefault="006F6408"/>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659412" w14:textId="77777777" w:rsidR="006F6408" w:rsidRDefault="006F640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F4EC27A" w14:textId="77777777" w:rsidR="00336DC5" w:rsidRDefault="00336DC5" w:rsidP="00955648">
      <w:r>
        <w:separator/>
      </w:r>
    </w:p>
  </w:footnote>
  <w:footnote w:type="continuationSeparator" w:id="0">
    <w:p w14:paraId="6ED487BD" w14:textId="77777777" w:rsidR="00336DC5" w:rsidRDefault="00336DC5" w:rsidP="009556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375DE3" w14:textId="77777777" w:rsidR="006F6408" w:rsidRDefault="006F640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FE6905" w14:textId="77777777" w:rsidR="006F6408" w:rsidRDefault="006F6408"/>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0B5995" w14:textId="77777777" w:rsidR="006F6408" w:rsidRDefault="006F6408"/>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60FF7F" w14:textId="77777777" w:rsidR="006F6408" w:rsidRDefault="006F6408"/>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0EF0BE" w14:textId="77777777" w:rsidR="006F6408" w:rsidRDefault="006F6408"/>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82DC1D" w14:textId="77777777" w:rsidR="006F6408" w:rsidRDefault="006F6408"/>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56144A" w14:textId="77777777" w:rsidR="006F6408" w:rsidRDefault="006F6408"/>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B272F6" w14:textId="77777777" w:rsidR="006F6408" w:rsidRDefault="006F6408"/>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203C83" w14:textId="77777777" w:rsidR="006F6408" w:rsidRDefault="006F6408"/>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2C0EFF" w14:textId="77777777" w:rsidR="006F6408" w:rsidRDefault="006F6408"/>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869B35" w14:textId="77777777" w:rsidR="006F6408" w:rsidRDefault="006F6408"/>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ADB890" w14:textId="77777777" w:rsidR="006F6408" w:rsidRDefault="006F6408"/>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41A266" w14:textId="77777777" w:rsidR="006F6408" w:rsidRDefault="006F6408"/>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7BFB8A" w14:textId="77777777" w:rsidR="006F6408" w:rsidRDefault="006F6408"/>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C36077" w14:textId="77777777" w:rsidR="006F6408" w:rsidRDefault="006F640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2"/>
    <w:multiLevelType w:val="singleLevel"/>
    <w:tmpl w:val="00000002"/>
    <w:name w:val="WW8Num2"/>
    <w:lvl w:ilvl="0">
      <w:start w:val="3"/>
      <w:numFmt w:val="lowerLetter"/>
      <w:lvlText w:val="(%1)"/>
      <w:lvlJc w:val="left"/>
      <w:pPr>
        <w:tabs>
          <w:tab w:val="num" w:pos="1440"/>
        </w:tabs>
        <w:ind w:left="1440" w:hanging="720"/>
      </w:pPr>
    </w:lvl>
  </w:abstractNum>
  <w:abstractNum w:abstractNumId="1" w15:restartNumberingAfterBreak="0">
    <w:nsid w:val="00000003"/>
    <w:multiLevelType w:val="singleLevel"/>
    <w:tmpl w:val="00000003"/>
    <w:name w:val="WW8Num3"/>
    <w:lvl w:ilvl="0">
      <w:start w:val="1"/>
      <w:numFmt w:val="lowerLetter"/>
      <w:lvlText w:val="(%1)"/>
      <w:lvlJc w:val="left"/>
      <w:pPr>
        <w:tabs>
          <w:tab w:val="num" w:pos="1440"/>
        </w:tabs>
        <w:ind w:left="1440" w:hanging="720"/>
      </w:pPr>
    </w:lvl>
  </w:abstractNum>
  <w:abstractNum w:abstractNumId="2" w15:restartNumberingAfterBreak="0">
    <w:nsid w:val="00000004"/>
    <w:multiLevelType w:val="multilevel"/>
    <w:tmpl w:val="00000004"/>
    <w:name w:val="WW8Num4"/>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4"/>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08C64A06"/>
    <w:multiLevelType w:val="hybridMultilevel"/>
    <w:tmpl w:val="46B61C2C"/>
    <w:lvl w:ilvl="0" w:tplc="EE8636E4">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7136C62"/>
    <w:multiLevelType w:val="hybridMultilevel"/>
    <w:tmpl w:val="88C67D98"/>
    <w:lvl w:ilvl="0" w:tplc="C25CFE96">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25318779">
    <w:abstractNumId w:val="0"/>
  </w:num>
  <w:num w:numId="2" w16cid:durableId="883100796">
    <w:abstractNumId w:val="1"/>
  </w:num>
  <w:num w:numId="3" w16cid:durableId="1733386904">
    <w:abstractNumId w:val="2"/>
  </w:num>
  <w:num w:numId="4" w16cid:durableId="945649785">
    <w:abstractNumId w:val="4"/>
  </w:num>
  <w:num w:numId="5" w16cid:durableId="1687947860">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Ryan DeGaris">
    <w15:presenceInfo w15:providerId="Windows Live" w15:userId="90eb5e4849dc7ad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1F90"/>
    <w:rsid w:val="00000519"/>
    <w:rsid w:val="0000095D"/>
    <w:rsid w:val="00005990"/>
    <w:rsid w:val="0000712E"/>
    <w:rsid w:val="000125CA"/>
    <w:rsid w:val="00013434"/>
    <w:rsid w:val="00015F35"/>
    <w:rsid w:val="00016E95"/>
    <w:rsid w:val="00023C9D"/>
    <w:rsid w:val="00026063"/>
    <w:rsid w:val="00030708"/>
    <w:rsid w:val="000400C4"/>
    <w:rsid w:val="00041D56"/>
    <w:rsid w:val="0004444A"/>
    <w:rsid w:val="000465E8"/>
    <w:rsid w:val="00047CC5"/>
    <w:rsid w:val="000528D4"/>
    <w:rsid w:val="00054A3F"/>
    <w:rsid w:val="00054F5A"/>
    <w:rsid w:val="00054FD1"/>
    <w:rsid w:val="0005608D"/>
    <w:rsid w:val="00060D86"/>
    <w:rsid w:val="00060FE6"/>
    <w:rsid w:val="0006240F"/>
    <w:rsid w:val="00062B5B"/>
    <w:rsid w:val="0006703F"/>
    <w:rsid w:val="00075D93"/>
    <w:rsid w:val="00081742"/>
    <w:rsid w:val="0009194E"/>
    <w:rsid w:val="00092520"/>
    <w:rsid w:val="00092845"/>
    <w:rsid w:val="00095480"/>
    <w:rsid w:val="000A0141"/>
    <w:rsid w:val="000A09AE"/>
    <w:rsid w:val="000A09EE"/>
    <w:rsid w:val="000A0CE9"/>
    <w:rsid w:val="000A52A7"/>
    <w:rsid w:val="000A6F8C"/>
    <w:rsid w:val="000A76D8"/>
    <w:rsid w:val="000B05F1"/>
    <w:rsid w:val="000B2B49"/>
    <w:rsid w:val="000B3D50"/>
    <w:rsid w:val="000C0381"/>
    <w:rsid w:val="000C065A"/>
    <w:rsid w:val="000C2D47"/>
    <w:rsid w:val="000C3BF2"/>
    <w:rsid w:val="000C58E6"/>
    <w:rsid w:val="000D0093"/>
    <w:rsid w:val="000D1CBC"/>
    <w:rsid w:val="000D23C3"/>
    <w:rsid w:val="000D61B2"/>
    <w:rsid w:val="000D63E4"/>
    <w:rsid w:val="000E3F5F"/>
    <w:rsid w:val="000E4BA3"/>
    <w:rsid w:val="000E53D8"/>
    <w:rsid w:val="000E6A15"/>
    <w:rsid w:val="000F00A9"/>
    <w:rsid w:val="000F00CE"/>
    <w:rsid w:val="000F5793"/>
    <w:rsid w:val="000F67D2"/>
    <w:rsid w:val="000F7641"/>
    <w:rsid w:val="000F791F"/>
    <w:rsid w:val="00101805"/>
    <w:rsid w:val="001029D8"/>
    <w:rsid w:val="00103EC9"/>
    <w:rsid w:val="001049A2"/>
    <w:rsid w:val="00106FC7"/>
    <w:rsid w:val="0011319D"/>
    <w:rsid w:val="00117745"/>
    <w:rsid w:val="00127AEB"/>
    <w:rsid w:val="001305DD"/>
    <w:rsid w:val="00132FFD"/>
    <w:rsid w:val="00135758"/>
    <w:rsid w:val="00135832"/>
    <w:rsid w:val="00136F88"/>
    <w:rsid w:val="00146DC5"/>
    <w:rsid w:val="00147322"/>
    <w:rsid w:val="00155616"/>
    <w:rsid w:val="0016114A"/>
    <w:rsid w:val="00162093"/>
    <w:rsid w:val="00163568"/>
    <w:rsid w:val="00163AA2"/>
    <w:rsid w:val="00164B36"/>
    <w:rsid w:val="00165D28"/>
    <w:rsid w:val="00170F16"/>
    <w:rsid w:val="0017246F"/>
    <w:rsid w:val="00174D1F"/>
    <w:rsid w:val="001760B6"/>
    <w:rsid w:val="00176E3D"/>
    <w:rsid w:val="001825A7"/>
    <w:rsid w:val="001825C1"/>
    <w:rsid w:val="0018751E"/>
    <w:rsid w:val="001927C4"/>
    <w:rsid w:val="0019514D"/>
    <w:rsid w:val="001A00B1"/>
    <w:rsid w:val="001A4AFB"/>
    <w:rsid w:val="001A50C9"/>
    <w:rsid w:val="001A697C"/>
    <w:rsid w:val="001A6DDC"/>
    <w:rsid w:val="001A732D"/>
    <w:rsid w:val="001B213A"/>
    <w:rsid w:val="001B4DB7"/>
    <w:rsid w:val="001B4FA9"/>
    <w:rsid w:val="001B5A0E"/>
    <w:rsid w:val="001C1D4F"/>
    <w:rsid w:val="001C3077"/>
    <w:rsid w:val="001C341B"/>
    <w:rsid w:val="001C4DAC"/>
    <w:rsid w:val="001C6F5C"/>
    <w:rsid w:val="001C7BE6"/>
    <w:rsid w:val="001D0ADD"/>
    <w:rsid w:val="001D5243"/>
    <w:rsid w:val="001D7977"/>
    <w:rsid w:val="001E0A4D"/>
    <w:rsid w:val="001E1F28"/>
    <w:rsid w:val="001E3E3F"/>
    <w:rsid w:val="001E796F"/>
    <w:rsid w:val="001F4777"/>
    <w:rsid w:val="001F4D4D"/>
    <w:rsid w:val="001F6157"/>
    <w:rsid w:val="001F7F1B"/>
    <w:rsid w:val="002000EE"/>
    <w:rsid w:val="00203358"/>
    <w:rsid w:val="00203E75"/>
    <w:rsid w:val="00206FF2"/>
    <w:rsid w:val="00211757"/>
    <w:rsid w:val="00211DE9"/>
    <w:rsid w:val="00214767"/>
    <w:rsid w:val="00214810"/>
    <w:rsid w:val="00217442"/>
    <w:rsid w:val="00223CA3"/>
    <w:rsid w:val="00226F98"/>
    <w:rsid w:val="002270D7"/>
    <w:rsid w:val="0022711B"/>
    <w:rsid w:val="00227644"/>
    <w:rsid w:val="00237C2E"/>
    <w:rsid w:val="002402FC"/>
    <w:rsid w:val="00240BCB"/>
    <w:rsid w:val="00241781"/>
    <w:rsid w:val="00242006"/>
    <w:rsid w:val="00243ABF"/>
    <w:rsid w:val="00243C6D"/>
    <w:rsid w:val="002443C3"/>
    <w:rsid w:val="00245BA0"/>
    <w:rsid w:val="00252438"/>
    <w:rsid w:val="0025572E"/>
    <w:rsid w:val="00255ADD"/>
    <w:rsid w:val="00255FEC"/>
    <w:rsid w:val="0026267C"/>
    <w:rsid w:val="00263E99"/>
    <w:rsid w:val="0026404E"/>
    <w:rsid w:val="00264C5C"/>
    <w:rsid w:val="00270DBB"/>
    <w:rsid w:val="002714CB"/>
    <w:rsid w:val="00273C00"/>
    <w:rsid w:val="002748A4"/>
    <w:rsid w:val="002748C5"/>
    <w:rsid w:val="00275381"/>
    <w:rsid w:val="00277EB4"/>
    <w:rsid w:val="00281A8B"/>
    <w:rsid w:val="00282582"/>
    <w:rsid w:val="00287776"/>
    <w:rsid w:val="00291D4C"/>
    <w:rsid w:val="0029436C"/>
    <w:rsid w:val="002967DF"/>
    <w:rsid w:val="00296D24"/>
    <w:rsid w:val="00297604"/>
    <w:rsid w:val="00297778"/>
    <w:rsid w:val="002A50DF"/>
    <w:rsid w:val="002B0464"/>
    <w:rsid w:val="002B30B3"/>
    <w:rsid w:val="002B31A4"/>
    <w:rsid w:val="002B4451"/>
    <w:rsid w:val="002B5643"/>
    <w:rsid w:val="002B7A2C"/>
    <w:rsid w:val="002C0253"/>
    <w:rsid w:val="002C12A4"/>
    <w:rsid w:val="002C3D81"/>
    <w:rsid w:val="002C7409"/>
    <w:rsid w:val="002C77D7"/>
    <w:rsid w:val="002C7C2D"/>
    <w:rsid w:val="002D0D56"/>
    <w:rsid w:val="002D2275"/>
    <w:rsid w:val="002D7B18"/>
    <w:rsid w:val="002E30F2"/>
    <w:rsid w:val="002E383F"/>
    <w:rsid w:val="002E4D5D"/>
    <w:rsid w:val="002E7151"/>
    <w:rsid w:val="002F0E4A"/>
    <w:rsid w:val="002F12AF"/>
    <w:rsid w:val="002F2EA5"/>
    <w:rsid w:val="002F3791"/>
    <w:rsid w:val="002F7815"/>
    <w:rsid w:val="002F7F28"/>
    <w:rsid w:val="00300AFE"/>
    <w:rsid w:val="00300E16"/>
    <w:rsid w:val="00301A64"/>
    <w:rsid w:val="00301AC0"/>
    <w:rsid w:val="00307EC7"/>
    <w:rsid w:val="0031077A"/>
    <w:rsid w:val="0031259E"/>
    <w:rsid w:val="00313D89"/>
    <w:rsid w:val="00315A6C"/>
    <w:rsid w:val="003164EC"/>
    <w:rsid w:val="0032204B"/>
    <w:rsid w:val="003228C8"/>
    <w:rsid w:val="00325429"/>
    <w:rsid w:val="00326D05"/>
    <w:rsid w:val="00327034"/>
    <w:rsid w:val="003306BF"/>
    <w:rsid w:val="00336969"/>
    <w:rsid w:val="00336DC5"/>
    <w:rsid w:val="003373F2"/>
    <w:rsid w:val="0034039C"/>
    <w:rsid w:val="003419E5"/>
    <w:rsid w:val="00341A33"/>
    <w:rsid w:val="00341B28"/>
    <w:rsid w:val="003429AF"/>
    <w:rsid w:val="003445C8"/>
    <w:rsid w:val="00344C7B"/>
    <w:rsid w:val="00346358"/>
    <w:rsid w:val="003465D0"/>
    <w:rsid w:val="00351555"/>
    <w:rsid w:val="00355BC7"/>
    <w:rsid w:val="003637E9"/>
    <w:rsid w:val="00365318"/>
    <w:rsid w:val="00367EE7"/>
    <w:rsid w:val="003735CC"/>
    <w:rsid w:val="00375B0B"/>
    <w:rsid w:val="00376483"/>
    <w:rsid w:val="00376F0A"/>
    <w:rsid w:val="00377D0C"/>
    <w:rsid w:val="00380FEC"/>
    <w:rsid w:val="00382D23"/>
    <w:rsid w:val="003830D7"/>
    <w:rsid w:val="0038662A"/>
    <w:rsid w:val="00386BD4"/>
    <w:rsid w:val="00386FCF"/>
    <w:rsid w:val="00390C71"/>
    <w:rsid w:val="003916BA"/>
    <w:rsid w:val="003930FF"/>
    <w:rsid w:val="0039373F"/>
    <w:rsid w:val="00394373"/>
    <w:rsid w:val="0039572E"/>
    <w:rsid w:val="0039627A"/>
    <w:rsid w:val="00396AC2"/>
    <w:rsid w:val="003971C5"/>
    <w:rsid w:val="003A1A43"/>
    <w:rsid w:val="003A2180"/>
    <w:rsid w:val="003A2201"/>
    <w:rsid w:val="003A2EA3"/>
    <w:rsid w:val="003A3F41"/>
    <w:rsid w:val="003A58E3"/>
    <w:rsid w:val="003A74D8"/>
    <w:rsid w:val="003B3016"/>
    <w:rsid w:val="003B4DD5"/>
    <w:rsid w:val="003C3E76"/>
    <w:rsid w:val="003C498E"/>
    <w:rsid w:val="003C72B9"/>
    <w:rsid w:val="003C72C0"/>
    <w:rsid w:val="003C7CD1"/>
    <w:rsid w:val="003D07F6"/>
    <w:rsid w:val="003D084D"/>
    <w:rsid w:val="003D0A23"/>
    <w:rsid w:val="003D1D3B"/>
    <w:rsid w:val="003D50C3"/>
    <w:rsid w:val="003D5C91"/>
    <w:rsid w:val="003D7C0F"/>
    <w:rsid w:val="003E1D2F"/>
    <w:rsid w:val="003E1E20"/>
    <w:rsid w:val="003E5598"/>
    <w:rsid w:val="003F093C"/>
    <w:rsid w:val="003F1F40"/>
    <w:rsid w:val="003F407D"/>
    <w:rsid w:val="003F633C"/>
    <w:rsid w:val="004000D5"/>
    <w:rsid w:val="00401E38"/>
    <w:rsid w:val="00403966"/>
    <w:rsid w:val="004047B0"/>
    <w:rsid w:val="00411EA2"/>
    <w:rsid w:val="00411F47"/>
    <w:rsid w:val="0041302B"/>
    <w:rsid w:val="00414AB7"/>
    <w:rsid w:val="0041539D"/>
    <w:rsid w:val="00415BC1"/>
    <w:rsid w:val="00417930"/>
    <w:rsid w:val="0042083C"/>
    <w:rsid w:val="004229E4"/>
    <w:rsid w:val="00423ADA"/>
    <w:rsid w:val="00426B26"/>
    <w:rsid w:val="00427A15"/>
    <w:rsid w:val="00430801"/>
    <w:rsid w:val="00432631"/>
    <w:rsid w:val="004347EF"/>
    <w:rsid w:val="00434B68"/>
    <w:rsid w:val="004359F8"/>
    <w:rsid w:val="004360B8"/>
    <w:rsid w:val="00436DA8"/>
    <w:rsid w:val="00440CD5"/>
    <w:rsid w:val="0044130F"/>
    <w:rsid w:val="0044189D"/>
    <w:rsid w:val="00442BEF"/>
    <w:rsid w:val="00443C06"/>
    <w:rsid w:val="00444265"/>
    <w:rsid w:val="00446CCA"/>
    <w:rsid w:val="00447BCE"/>
    <w:rsid w:val="00452CAD"/>
    <w:rsid w:val="00455C35"/>
    <w:rsid w:val="00455DDB"/>
    <w:rsid w:val="00456D38"/>
    <w:rsid w:val="00456E2C"/>
    <w:rsid w:val="00460419"/>
    <w:rsid w:val="00461229"/>
    <w:rsid w:val="00465A2D"/>
    <w:rsid w:val="00465AB9"/>
    <w:rsid w:val="00466395"/>
    <w:rsid w:val="00466A7E"/>
    <w:rsid w:val="00467AA7"/>
    <w:rsid w:val="00472131"/>
    <w:rsid w:val="00477FF4"/>
    <w:rsid w:val="00480A7E"/>
    <w:rsid w:val="00481FD0"/>
    <w:rsid w:val="004853E3"/>
    <w:rsid w:val="004879CC"/>
    <w:rsid w:val="00492FAD"/>
    <w:rsid w:val="00494165"/>
    <w:rsid w:val="00494220"/>
    <w:rsid w:val="004959FC"/>
    <w:rsid w:val="004A2E50"/>
    <w:rsid w:val="004A6A01"/>
    <w:rsid w:val="004B1281"/>
    <w:rsid w:val="004B459E"/>
    <w:rsid w:val="004C4960"/>
    <w:rsid w:val="004C4CF2"/>
    <w:rsid w:val="004C5A3B"/>
    <w:rsid w:val="004D11C6"/>
    <w:rsid w:val="004D34E1"/>
    <w:rsid w:val="004D64F9"/>
    <w:rsid w:val="004D6E76"/>
    <w:rsid w:val="004E0C1A"/>
    <w:rsid w:val="004E0F2E"/>
    <w:rsid w:val="004E32E6"/>
    <w:rsid w:val="004E5226"/>
    <w:rsid w:val="004E5B95"/>
    <w:rsid w:val="004E5C07"/>
    <w:rsid w:val="004E6908"/>
    <w:rsid w:val="004F26D0"/>
    <w:rsid w:val="004F4CFC"/>
    <w:rsid w:val="004F5086"/>
    <w:rsid w:val="00501417"/>
    <w:rsid w:val="005067B9"/>
    <w:rsid w:val="00506D5E"/>
    <w:rsid w:val="005111EA"/>
    <w:rsid w:val="00513FF5"/>
    <w:rsid w:val="0052062A"/>
    <w:rsid w:val="005220B9"/>
    <w:rsid w:val="005259A3"/>
    <w:rsid w:val="00525F2C"/>
    <w:rsid w:val="005334CD"/>
    <w:rsid w:val="00537B7A"/>
    <w:rsid w:val="00540A1B"/>
    <w:rsid w:val="00544CAC"/>
    <w:rsid w:val="0054680A"/>
    <w:rsid w:val="00546979"/>
    <w:rsid w:val="00551D5C"/>
    <w:rsid w:val="00552FC4"/>
    <w:rsid w:val="0055432E"/>
    <w:rsid w:val="00554DD4"/>
    <w:rsid w:val="00556FDA"/>
    <w:rsid w:val="00557486"/>
    <w:rsid w:val="005617C4"/>
    <w:rsid w:val="00563317"/>
    <w:rsid w:val="00563D91"/>
    <w:rsid w:val="00571BD8"/>
    <w:rsid w:val="00576A57"/>
    <w:rsid w:val="00576F0E"/>
    <w:rsid w:val="00577B19"/>
    <w:rsid w:val="00582349"/>
    <w:rsid w:val="005833DE"/>
    <w:rsid w:val="005843CB"/>
    <w:rsid w:val="00585B75"/>
    <w:rsid w:val="00586398"/>
    <w:rsid w:val="0059012E"/>
    <w:rsid w:val="00591EB1"/>
    <w:rsid w:val="00596165"/>
    <w:rsid w:val="005A08F4"/>
    <w:rsid w:val="005A0A6E"/>
    <w:rsid w:val="005A136D"/>
    <w:rsid w:val="005A2F4B"/>
    <w:rsid w:val="005A45A2"/>
    <w:rsid w:val="005A4E93"/>
    <w:rsid w:val="005A52B0"/>
    <w:rsid w:val="005A5B91"/>
    <w:rsid w:val="005B4575"/>
    <w:rsid w:val="005B6529"/>
    <w:rsid w:val="005B6D6C"/>
    <w:rsid w:val="005B7ACB"/>
    <w:rsid w:val="005C16F4"/>
    <w:rsid w:val="005C19ED"/>
    <w:rsid w:val="005C3194"/>
    <w:rsid w:val="005C6684"/>
    <w:rsid w:val="005D5E72"/>
    <w:rsid w:val="005E02B0"/>
    <w:rsid w:val="005E0319"/>
    <w:rsid w:val="005E14DB"/>
    <w:rsid w:val="005E43B5"/>
    <w:rsid w:val="005E59B5"/>
    <w:rsid w:val="005F2AFA"/>
    <w:rsid w:val="005F36BB"/>
    <w:rsid w:val="005F36C6"/>
    <w:rsid w:val="005F3BC5"/>
    <w:rsid w:val="005F3F70"/>
    <w:rsid w:val="005F56F1"/>
    <w:rsid w:val="005F62BF"/>
    <w:rsid w:val="005F701C"/>
    <w:rsid w:val="00600DBF"/>
    <w:rsid w:val="00601B89"/>
    <w:rsid w:val="00605FEF"/>
    <w:rsid w:val="006067D7"/>
    <w:rsid w:val="00607156"/>
    <w:rsid w:val="00607389"/>
    <w:rsid w:val="006143C9"/>
    <w:rsid w:val="00614F6F"/>
    <w:rsid w:val="00615018"/>
    <w:rsid w:val="00616A42"/>
    <w:rsid w:val="006201A1"/>
    <w:rsid w:val="006222B2"/>
    <w:rsid w:val="006256EC"/>
    <w:rsid w:val="006271D2"/>
    <w:rsid w:val="00632E30"/>
    <w:rsid w:val="00641185"/>
    <w:rsid w:val="006428D7"/>
    <w:rsid w:val="00645107"/>
    <w:rsid w:val="00646DC6"/>
    <w:rsid w:val="00650DC1"/>
    <w:rsid w:val="00651A2D"/>
    <w:rsid w:val="00652A2A"/>
    <w:rsid w:val="00652C41"/>
    <w:rsid w:val="006536DD"/>
    <w:rsid w:val="00654509"/>
    <w:rsid w:val="0065680F"/>
    <w:rsid w:val="00657A14"/>
    <w:rsid w:val="0066287D"/>
    <w:rsid w:val="0066544A"/>
    <w:rsid w:val="006665C9"/>
    <w:rsid w:val="006668F2"/>
    <w:rsid w:val="00666C11"/>
    <w:rsid w:val="0066708C"/>
    <w:rsid w:val="00667759"/>
    <w:rsid w:val="0067442B"/>
    <w:rsid w:val="00676AB7"/>
    <w:rsid w:val="00680797"/>
    <w:rsid w:val="00680EA8"/>
    <w:rsid w:val="006832D4"/>
    <w:rsid w:val="0068440C"/>
    <w:rsid w:val="00684536"/>
    <w:rsid w:val="00684D9B"/>
    <w:rsid w:val="006866E2"/>
    <w:rsid w:val="00687237"/>
    <w:rsid w:val="0069357F"/>
    <w:rsid w:val="00695228"/>
    <w:rsid w:val="006958B6"/>
    <w:rsid w:val="006A1F90"/>
    <w:rsid w:val="006A4422"/>
    <w:rsid w:val="006A4627"/>
    <w:rsid w:val="006A47B1"/>
    <w:rsid w:val="006A4DA9"/>
    <w:rsid w:val="006B0745"/>
    <w:rsid w:val="006B1429"/>
    <w:rsid w:val="006B3E79"/>
    <w:rsid w:val="006B71FF"/>
    <w:rsid w:val="006C33D2"/>
    <w:rsid w:val="006C36A0"/>
    <w:rsid w:val="006C3A58"/>
    <w:rsid w:val="006D097A"/>
    <w:rsid w:val="006D4A1B"/>
    <w:rsid w:val="006D5A04"/>
    <w:rsid w:val="006E166C"/>
    <w:rsid w:val="006E1A17"/>
    <w:rsid w:val="006E31FD"/>
    <w:rsid w:val="006E3451"/>
    <w:rsid w:val="006E7CA8"/>
    <w:rsid w:val="006E7EAA"/>
    <w:rsid w:val="006F082F"/>
    <w:rsid w:val="006F1F4D"/>
    <w:rsid w:val="006F2536"/>
    <w:rsid w:val="006F2CA9"/>
    <w:rsid w:val="006F493F"/>
    <w:rsid w:val="006F62C7"/>
    <w:rsid w:val="006F6408"/>
    <w:rsid w:val="006F71DC"/>
    <w:rsid w:val="00704507"/>
    <w:rsid w:val="00704D5E"/>
    <w:rsid w:val="0070693A"/>
    <w:rsid w:val="0070783A"/>
    <w:rsid w:val="00710E15"/>
    <w:rsid w:val="007116B5"/>
    <w:rsid w:val="007146A7"/>
    <w:rsid w:val="00714CF0"/>
    <w:rsid w:val="007154C6"/>
    <w:rsid w:val="00715BF5"/>
    <w:rsid w:val="00715ECF"/>
    <w:rsid w:val="00720B99"/>
    <w:rsid w:val="00724754"/>
    <w:rsid w:val="00725796"/>
    <w:rsid w:val="00725AC5"/>
    <w:rsid w:val="00726C60"/>
    <w:rsid w:val="00727EE8"/>
    <w:rsid w:val="007305A7"/>
    <w:rsid w:val="00730BE0"/>
    <w:rsid w:val="00733799"/>
    <w:rsid w:val="00735523"/>
    <w:rsid w:val="007379C5"/>
    <w:rsid w:val="00737AAE"/>
    <w:rsid w:val="007408D4"/>
    <w:rsid w:val="00740DBB"/>
    <w:rsid w:val="00744A64"/>
    <w:rsid w:val="0074578F"/>
    <w:rsid w:val="0075112E"/>
    <w:rsid w:val="00751722"/>
    <w:rsid w:val="00751DFE"/>
    <w:rsid w:val="0075534A"/>
    <w:rsid w:val="00756814"/>
    <w:rsid w:val="00756933"/>
    <w:rsid w:val="00757698"/>
    <w:rsid w:val="00763AC7"/>
    <w:rsid w:val="00765CB0"/>
    <w:rsid w:val="00766D42"/>
    <w:rsid w:val="007705FD"/>
    <w:rsid w:val="00770EEF"/>
    <w:rsid w:val="00772DFB"/>
    <w:rsid w:val="00775C0F"/>
    <w:rsid w:val="00776EE5"/>
    <w:rsid w:val="00776F3A"/>
    <w:rsid w:val="0077713F"/>
    <w:rsid w:val="0078115D"/>
    <w:rsid w:val="00782F1F"/>
    <w:rsid w:val="00782F53"/>
    <w:rsid w:val="00783027"/>
    <w:rsid w:val="00784A8E"/>
    <w:rsid w:val="00784B49"/>
    <w:rsid w:val="00785FD6"/>
    <w:rsid w:val="007862D2"/>
    <w:rsid w:val="00795522"/>
    <w:rsid w:val="00795AAE"/>
    <w:rsid w:val="007A3F9A"/>
    <w:rsid w:val="007A4A01"/>
    <w:rsid w:val="007A563D"/>
    <w:rsid w:val="007A5740"/>
    <w:rsid w:val="007A67F6"/>
    <w:rsid w:val="007A6E82"/>
    <w:rsid w:val="007B0C96"/>
    <w:rsid w:val="007B568F"/>
    <w:rsid w:val="007D0A02"/>
    <w:rsid w:val="007D1773"/>
    <w:rsid w:val="007D68BF"/>
    <w:rsid w:val="007D76E2"/>
    <w:rsid w:val="007D7E37"/>
    <w:rsid w:val="007E6F0D"/>
    <w:rsid w:val="007E7DD2"/>
    <w:rsid w:val="007F2CD7"/>
    <w:rsid w:val="007F472F"/>
    <w:rsid w:val="007F5A24"/>
    <w:rsid w:val="00800073"/>
    <w:rsid w:val="00800130"/>
    <w:rsid w:val="00802CA2"/>
    <w:rsid w:val="008030EF"/>
    <w:rsid w:val="00806847"/>
    <w:rsid w:val="00807977"/>
    <w:rsid w:val="008104F6"/>
    <w:rsid w:val="00810BC2"/>
    <w:rsid w:val="0081276D"/>
    <w:rsid w:val="0081571B"/>
    <w:rsid w:val="008201BC"/>
    <w:rsid w:val="00821E20"/>
    <w:rsid w:val="00822218"/>
    <w:rsid w:val="008236A2"/>
    <w:rsid w:val="00825E4B"/>
    <w:rsid w:val="00830A50"/>
    <w:rsid w:val="00830D56"/>
    <w:rsid w:val="008335C8"/>
    <w:rsid w:val="00837E2F"/>
    <w:rsid w:val="008410B1"/>
    <w:rsid w:val="00843889"/>
    <w:rsid w:val="00851374"/>
    <w:rsid w:val="00854979"/>
    <w:rsid w:val="00855BE6"/>
    <w:rsid w:val="00856E2C"/>
    <w:rsid w:val="00857E65"/>
    <w:rsid w:val="00860781"/>
    <w:rsid w:val="00861406"/>
    <w:rsid w:val="00861902"/>
    <w:rsid w:val="008634D0"/>
    <w:rsid w:val="00863B61"/>
    <w:rsid w:val="00867682"/>
    <w:rsid w:val="00872BA3"/>
    <w:rsid w:val="008734BD"/>
    <w:rsid w:val="00883F91"/>
    <w:rsid w:val="00885FAB"/>
    <w:rsid w:val="008860C0"/>
    <w:rsid w:val="00887387"/>
    <w:rsid w:val="00891174"/>
    <w:rsid w:val="00893DFF"/>
    <w:rsid w:val="008A0C50"/>
    <w:rsid w:val="008A34D1"/>
    <w:rsid w:val="008A7C1E"/>
    <w:rsid w:val="008B1C16"/>
    <w:rsid w:val="008B289D"/>
    <w:rsid w:val="008B39B0"/>
    <w:rsid w:val="008B646E"/>
    <w:rsid w:val="008B6F1C"/>
    <w:rsid w:val="008B7768"/>
    <w:rsid w:val="008C5226"/>
    <w:rsid w:val="008C6653"/>
    <w:rsid w:val="008C7121"/>
    <w:rsid w:val="008D5E99"/>
    <w:rsid w:val="008E31F1"/>
    <w:rsid w:val="008E329B"/>
    <w:rsid w:val="008E3E05"/>
    <w:rsid w:val="008F1622"/>
    <w:rsid w:val="008F3DCF"/>
    <w:rsid w:val="008F7B1D"/>
    <w:rsid w:val="0090148F"/>
    <w:rsid w:val="00901D9A"/>
    <w:rsid w:val="00902689"/>
    <w:rsid w:val="00905DDA"/>
    <w:rsid w:val="00906403"/>
    <w:rsid w:val="00910A6F"/>
    <w:rsid w:val="00910DB4"/>
    <w:rsid w:val="00911FEB"/>
    <w:rsid w:val="00914878"/>
    <w:rsid w:val="0091545E"/>
    <w:rsid w:val="00920D4C"/>
    <w:rsid w:val="00923650"/>
    <w:rsid w:val="00924F29"/>
    <w:rsid w:val="009317C6"/>
    <w:rsid w:val="00936333"/>
    <w:rsid w:val="009406A7"/>
    <w:rsid w:val="009411E8"/>
    <w:rsid w:val="00943602"/>
    <w:rsid w:val="00944753"/>
    <w:rsid w:val="0094512E"/>
    <w:rsid w:val="00946EB9"/>
    <w:rsid w:val="00950180"/>
    <w:rsid w:val="00955648"/>
    <w:rsid w:val="00963F3B"/>
    <w:rsid w:val="009657F3"/>
    <w:rsid w:val="00966BDA"/>
    <w:rsid w:val="00967A75"/>
    <w:rsid w:val="009713F1"/>
    <w:rsid w:val="00972F2F"/>
    <w:rsid w:val="00973606"/>
    <w:rsid w:val="00973A09"/>
    <w:rsid w:val="00973E01"/>
    <w:rsid w:val="009758CB"/>
    <w:rsid w:val="00976A6E"/>
    <w:rsid w:val="00977EA9"/>
    <w:rsid w:val="0098056A"/>
    <w:rsid w:val="00982C6A"/>
    <w:rsid w:val="00987FA1"/>
    <w:rsid w:val="0099038A"/>
    <w:rsid w:val="00990FF4"/>
    <w:rsid w:val="009912E5"/>
    <w:rsid w:val="00992192"/>
    <w:rsid w:val="00994DBA"/>
    <w:rsid w:val="009A0D88"/>
    <w:rsid w:val="009A2A73"/>
    <w:rsid w:val="009A5B01"/>
    <w:rsid w:val="009B0981"/>
    <w:rsid w:val="009B1212"/>
    <w:rsid w:val="009B16E1"/>
    <w:rsid w:val="009B2C32"/>
    <w:rsid w:val="009C1358"/>
    <w:rsid w:val="009C55F3"/>
    <w:rsid w:val="009C6C3F"/>
    <w:rsid w:val="009D0234"/>
    <w:rsid w:val="009D38A5"/>
    <w:rsid w:val="009D3962"/>
    <w:rsid w:val="009D4255"/>
    <w:rsid w:val="009D5283"/>
    <w:rsid w:val="009D5D11"/>
    <w:rsid w:val="009D6503"/>
    <w:rsid w:val="009D6C4B"/>
    <w:rsid w:val="009E19E3"/>
    <w:rsid w:val="009E1B63"/>
    <w:rsid w:val="009E3B2E"/>
    <w:rsid w:val="009E4416"/>
    <w:rsid w:val="009E5291"/>
    <w:rsid w:val="009E595B"/>
    <w:rsid w:val="009E69A6"/>
    <w:rsid w:val="009F03AB"/>
    <w:rsid w:val="009F0E48"/>
    <w:rsid w:val="009F1589"/>
    <w:rsid w:val="009F245B"/>
    <w:rsid w:val="009F2E94"/>
    <w:rsid w:val="009F32ED"/>
    <w:rsid w:val="009F7FD8"/>
    <w:rsid w:val="00A00679"/>
    <w:rsid w:val="00A02290"/>
    <w:rsid w:val="00A023D6"/>
    <w:rsid w:val="00A044A1"/>
    <w:rsid w:val="00A04BDD"/>
    <w:rsid w:val="00A07858"/>
    <w:rsid w:val="00A10E31"/>
    <w:rsid w:val="00A111D5"/>
    <w:rsid w:val="00A13B35"/>
    <w:rsid w:val="00A16B16"/>
    <w:rsid w:val="00A25133"/>
    <w:rsid w:val="00A266EC"/>
    <w:rsid w:val="00A273F1"/>
    <w:rsid w:val="00A313F9"/>
    <w:rsid w:val="00A32B05"/>
    <w:rsid w:val="00A337BB"/>
    <w:rsid w:val="00A35084"/>
    <w:rsid w:val="00A3610C"/>
    <w:rsid w:val="00A40488"/>
    <w:rsid w:val="00A4241E"/>
    <w:rsid w:val="00A46E78"/>
    <w:rsid w:val="00A51C8D"/>
    <w:rsid w:val="00A5309C"/>
    <w:rsid w:val="00A5432B"/>
    <w:rsid w:val="00A5477A"/>
    <w:rsid w:val="00A565E0"/>
    <w:rsid w:val="00A614E0"/>
    <w:rsid w:val="00A62F5E"/>
    <w:rsid w:val="00A649B4"/>
    <w:rsid w:val="00A65169"/>
    <w:rsid w:val="00A65E7C"/>
    <w:rsid w:val="00A727F6"/>
    <w:rsid w:val="00A74BC1"/>
    <w:rsid w:val="00A74C25"/>
    <w:rsid w:val="00A81B61"/>
    <w:rsid w:val="00A919CE"/>
    <w:rsid w:val="00A92308"/>
    <w:rsid w:val="00A956E5"/>
    <w:rsid w:val="00A9611C"/>
    <w:rsid w:val="00AA0381"/>
    <w:rsid w:val="00AA0DB1"/>
    <w:rsid w:val="00AA152B"/>
    <w:rsid w:val="00AA1AF5"/>
    <w:rsid w:val="00AA2D22"/>
    <w:rsid w:val="00AA42BB"/>
    <w:rsid w:val="00AA6A3D"/>
    <w:rsid w:val="00AB3260"/>
    <w:rsid w:val="00AB6BD2"/>
    <w:rsid w:val="00AC2B5D"/>
    <w:rsid w:val="00AC328C"/>
    <w:rsid w:val="00AC3820"/>
    <w:rsid w:val="00AC4DA7"/>
    <w:rsid w:val="00AC5150"/>
    <w:rsid w:val="00AC7D04"/>
    <w:rsid w:val="00AD17BF"/>
    <w:rsid w:val="00AD1A45"/>
    <w:rsid w:val="00AD2FAB"/>
    <w:rsid w:val="00AD350A"/>
    <w:rsid w:val="00AD71AA"/>
    <w:rsid w:val="00AE1611"/>
    <w:rsid w:val="00AE1707"/>
    <w:rsid w:val="00AE1F6E"/>
    <w:rsid w:val="00AE4BD5"/>
    <w:rsid w:val="00AE7C57"/>
    <w:rsid w:val="00AF025E"/>
    <w:rsid w:val="00AF0333"/>
    <w:rsid w:val="00AF2451"/>
    <w:rsid w:val="00B03E47"/>
    <w:rsid w:val="00B03E56"/>
    <w:rsid w:val="00B07BFA"/>
    <w:rsid w:val="00B115C5"/>
    <w:rsid w:val="00B1594E"/>
    <w:rsid w:val="00B15EBB"/>
    <w:rsid w:val="00B16338"/>
    <w:rsid w:val="00B16F04"/>
    <w:rsid w:val="00B16FCC"/>
    <w:rsid w:val="00B31FC6"/>
    <w:rsid w:val="00B32450"/>
    <w:rsid w:val="00B32DD7"/>
    <w:rsid w:val="00B3396C"/>
    <w:rsid w:val="00B34AC3"/>
    <w:rsid w:val="00B373B8"/>
    <w:rsid w:val="00B4093A"/>
    <w:rsid w:val="00B414E1"/>
    <w:rsid w:val="00B41778"/>
    <w:rsid w:val="00B41906"/>
    <w:rsid w:val="00B41A50"/>
    <w:rsid w:val="00B42078"/>
    <w:rsid w:val="00B444BD"/>
    <w:rsid w:val="00B455CC"/>
    <w:rsid w:val="00B45BB7"/>
    <w:rsid w:val="00B5014D"/>
    <w:rsid w:val="00B54740"/>
    <w:rsid w:val="00B619F4"/>
    <w:rsid w:val="00B656D4"/>
    <w:rsid w:val="00B667E8"/>
    <w:rsid w:val="00B66909"/>
    <w:rsid w:val="00B70681"/>
    <w:rsid w:val="00B709FE"/>
    <w:rsid w:val="00B71211"/>
    <w:rsid w:val="00B72754"/>
    <w:rsid w:val="00B74C20"/>
    <w:rsid w:val="00B74E67"/>
    <w:rsid w:val="00B768A7"/>
    <w:rsid w:val="00B80D2E"/>
    <w:rsid w:val="00B83188"/>
    <w:rsid w:val="00B83D95"/>
    <w:rsid w:val="00B85842"/>
    <w:rsid w:val="00B85C5C"/>
    <w:rsid w:val="00B86984"/>
    <w:rsid w:val="00B90894"/>
    <w:rsid w:val="00B94606"/>
    <w:rsid w:val="00B9489E"/>
    <w:rsid w:val="00B96E4B"/>
    <w:rsid w:val="00B972F1"/>
    <w:rsid w:val="00BA3E2C"/>
    <w:rsid w:val="00BA6FCA"/>
    <w:rsid w:val="00BA76F3"/>
    <w:rsid w:val="00BB30D7"/>
    <w:rsid w:val="00BB3147"/>
    <w:rsid w:val="00BB4942"/>
    <w:rsid w:val="00BB6F44"/>
    <w:rsid w:val="00BC0901"/>
    <w:rsid w:val="00BC0BC7"/>
    <w:rsid w:val="00BC0CBF"/>
    <w:rsid w:val="00BC3489"/>
    <w:rsid w:val="00BC57D7"/>
    <w:rsid w:val="00BC7305"/>
    <w:rsid w:val="00BC7786"/>
    <w:rsid w:val="00BD0BA9"/>
    <w:rsid w:val="00BD6037"/>
    <w:rsid w:val="00BD713A"/>
    <w:rsid w:val="00BE0D09"/>
    <w:rsid w:val="00BE4285"/>
    <w:rsid w:val="00BE62AD"/>
    <w:rsid w:val="00BE6B11"/>
    <w:rsid w:val="00BF560C"/>
    <w:rsid w:val="00BF736B"/>
    <w:rsid w:val="00C00DBC"/>
    <w:rsid w:val="00C02B7E"/>
    <w:rsid w:val="00C03514"/>
    <w:rsid w:val="00C0376E"/>
    <w:rsid w:val="00C064EF"/>
    <w:rsid w:val="00C0656E"/>
    <w:rsid w:val="00C067B5"/>
    <w:rsid w:val="00C14A4F"/>
    <w:rsid w:val="00C177CC"/>
    <w:rsid w:val="00C1782D"/>
    <w:rsid w:val="00C215F3"/>
    <w:rsid w:val="00C23739"/>
    <w:rsid w:val="00C247CE"/>
    <w:rsid w:val="00C25100"/>
    <w:rsid w:val="00C341FE"/>
    <w:rsid w:val="00C34C2E"/>
    <w:rsid w:val="00C41767"/>
    <w:rsid w:val="00C42B33"/>
    <w:rsid w:val="00C4359A"/>
    <w:rsid w:val="00C44455"/>
    <w:rsid w:val="00C44612"/>
    <w:rsid w:val="00C459B1"/>
    <w:rsid w:val="00C46C19"/>
    <w:rsid w:val="00C4779C"/>
    <w:rsid w:val="00C51E04"/>
    <w:rsid w:val="00C51EE9"/>
    <w:rsid w:val="00C52192"/>
    <w:rsid w:val="00C56890"/>
    <w:rsid w:val="00C60059"/>
    <w:rsid w:val="00C60B91"/>
    <w:rsid w:val="00C62190"/>
    <w:rsid w:val="00C62ECC"/>
    <w:rsid w:val="00C63245"/>
    <w:rsid w:val="00C634E0"/>
    <w:rsid w:val="00C668DD"/>
    <w:rsid w:val="00C7029C"/>
    <w:rsid w:val="00C7070F"/>
    <w:rsid w:val="00C7232B"/>
    <w:rsid w:val="00C825D5"/>
    <w:rsid w:val="00C84009"/>
    <w:rsid w:val="00C85E6E"/>
    <w:rsid w:val="00C90042"/>
    <w:rsid w:val="00C92DF1"/>
    <w:rsid w:val="00C95F45"/>
    <w:rsid w:val="00C969E5"/>
    <w:rsid w:val="00CA0C55"/>
    <w:rsid w:val="00CA2B14"/>
    <w:rsid w:val="00CA37F2"/>
    <w:rsid w:val="00CA3A74"/>
    <w:rsid w:val="00CA51B7"/>
    <w:rsid w:val="00CA7F8D"/>
    <w:rsid w:val="00CB11E8"/>
    <w:rsid w:val="00CB23CB"/>
    <w:rsid w:val="00CB3E99"/>
    <w:rsid w:val="00CC03ED"/>
    <w:rsid w:val="00CC1F34"/>
    <w:rsid w:val="00CC3B87"/>
    <w:rsid w:val="00CC4781"/>
    <w:rsid w:val="00CC47DB"/>
    <w:rsid w:val="00CC5239"/>
    <w:rsid w:val="00CC5E54"/>
    <w:rsid w:val="00CC67B0"/>
    <w:rsid w:val="00CD23BA"/>
    <w:rsid w:val="00CD4549"/>
    <w:rsid w:val="00CD4721"/>
    <w:rsid w:val="00CD4B62"/>
    <w:rsid w:val="00CE01B4"/>
    <w:rsid w:val="00CE0AAC"/>
    <w:rsid w:val="00CE0C4F"/>
    <w:rsid w:val="00CE2951"/>
    <w:rsid w:val="00CE4C53"/>
    <w:rsid w:val="00CF0268"/>
    <w:rsid w:val="00CF1E14"/>
    <w:rsid w:val="00CF3887"/>
    <w:rsid w:val="00CF4226"/>
    <w:rsid w:val="00CF497E"/>
    <w:rsid w:val="00CF7698"/>
    <w:rsid w:val="00D00A27"/>
    <w:rsid w:val="00D01C48"/>
    <w:rsid w:val="00D03001"/>
    <w:rsid w:val="00D04675"/>
    <w:rsid w:val="00D07D20"/>
    <w:rsid w:val="00D106C7"/>
    <w:rsid w:val="00D108A5"/>
    <w:rsid w:val="00D10A37"/>
    <w:rsid w:val="00D10EFD"/>
    <w:rsid w:val="00D117FE"/>
    <w:rsid w:val="00D14521"/>
    <w:rsid w:val="00D15F0D"/>
    <w:rsid w:val="00D169B0"/>
    <w:rsid w:val="00D211FB"/>
    <w:rsid w:val="00D23140"/>
    <w:rsid w:val="00D24E22"/>
    <w:rsid w:val="00D26512"/>
    <w:rsid w:val="00D300D7"/>
    <w:rsid w:val="00D307E8"/>
    <w:rsid w:val="00D3516A"/>
    <w:rsid w:val="00D374C7"/>
    <w:rsid w:val="00D37752"/>
    <w:rsid w:val="00D41CFE"/>
    <w:rsid w:val="00D420CC"/>
    <w:rsid w:val="00D4365C"/>
    <w:rsid w:val="00D44338"/>
    <w:rsid w:val="00D46B43"/>
    <w:rsid w:val="00D51B94"/>
    <w:rsid w:val="00D5211F"/>
    <w:rsid w:val="00D5249A"/>
    <w:rsid w:val="00D54086"/>
    <w:rsid w:val="00D55135"/>
    <w:rsid w:val="00D55F03"/>
    <w:rsid w:val="00D6280C"/>
    <w:rsid w:val="00D62E0D"/>
    <w:rsid w:val="00D64E71"/>
    <w:rsid w:val="00D70D01"/>
    <w:rsid w:val="00D738CF"/>
    <w:rsid w:val="00D73DB7"/>
    <w:rsid w:val="00D73EF2"/>
    <w:rsid w:val="00D808DB"/>
    <w:rsid w:val="00D81531"/>
    <w:rsid w:val="00D82226"/>
    <w:rsid w:val="00D82457"/>
    <w:rsid w:val="00D83864"/>
    <w:rsid w:val="00D83DBE"/>
    <w:rsid w:val="00D863A7"/>
    <w:rsid w:val="00D9164C"/>
    <w:rsid w:val="00D91AAD"/>
    <w:rsid w:val="00D91EAE"/>
    <w:rsid w:val="00D92AB7"/>
    <w:rsid w:val="00D92E85"/>
    <w:rsid w:val="00DA0669"/>
    <w:rsid w:val="00DA1D08"/>
    <w:rsid w:val="00DA2E1B"/>
    <w:rsid w:val="00DA35CD"/>
    <w:rsid w:val="00DA7287"/>
    <w:rsid w:val="00DB37A0"/>
    <w:rsid w:val="00DB3D2D"/>
    <w:rsid w:val="00DB46B8"/>
    <w:rsid w:val="00DC06AF"/>
    <w:rsid w:val="00DC296A"/>
    <w:rsid w:val="00DC3995"/>
    <w:rsid w:val="00DC7076"/>
    <w:rsid w:val="00DC76CB"/>
    <w:rsid w:val="00DD1043"/>
    <w:rsid w:val="00DD20A8"/>
    <w:rsid w:val="00DD5960"/>
    <w:rsid w:val="00DD68DF"/>
    <w:rsid w:val="00DD7F0C"/>
    <w:rsid w:val="00DE1263"/>
    <w:rsid w:val="00DE1270"/>
    <w:rsid w:val="00DE191C"/>
    <w:rsid w:val="00DE1DB4"/>
    <w:rsid w:val="00DE22A3"/>
    <w:rsid w:val="00DE38D9"/>
    <w:rsid w:val="00DE59EE"/>
    <w:rsid w:val="00DE73A9"/>
    <w:rsid w:val="00DE7938"/>
    <w:rsid w:val="00DF3945"/>
    <w:rsid w:val="00DF58A0"/>
    <w:rsid w:val="00E01903"/>
    <w:rsid w:val="00E02D9A"/>
    <w:rsid w:val="00E033B3"/>
    <w:rsid w:val="00E07A2C"/>
    <w:rsid w:val="00E12336"/>
    <w:rsid w:val="00E12A89"/>
    <w:rsid w:val="00E166D3"/>
    <w:rsid w:val="00E16881"/>
    <w:rsid w:val="00E25D9D"/>
    <w:rsid w:val="00E26E4E"/>
    <w:rsid w:val="00E3263D"/>
    <w:rsid w:val="00E342AA"/>
    <w:rsid w:val="00E347E8"/>
    <w:rsid w:val="00E348C2"/>
    <w:rsid w:val="00E37709"/>
    <w:rsid w:val="00E40AF5"/>
    <w:rsid w:val="00E40DC9"/>
    <w:rsid w:val="00E41AE5"/>
    <w:rsid w:val="00E4221D"/>
    <w:rsid w:val="00E433B0"/>
    <w:rsid w:val="00E43799"/>
    <w:rsid w:val="00E447EA"/>
    <w:rsid w:val="00E44C7C"/>
    <w:rsid w:val="00E52A86"/>
    <w:rsid w:val="00E53F33"/>
    <w:rsid w:val="00E541B4"/>
    <w:rsid w:val="00E54D39"/>
    <w:rsid w:val="00E55315"/>
    <w:rsid w:val="00E56534"/>
    <w:rsid w:val="00E56C77"/>
    <w:rsid w:val="00E57902"/>
    <w:rsid w:val="00E60EDB"/>
    <w:rsid w:val="00E6243C"/>
    <w:rsid w:val="00E63233"/>
    <w:rsid w:val="00E70493"/>
    <w:rsid w:val="00E70677"/>
    <w:rsid w:val="00E70CAB"/>
    <w:rsid w:val="00E72738"/>
    <w:rsid w:val="00E73A96"/>
    <w:rsid w:val="00E74C5B"/>
    <w:rsid w:val="00E76128"/>
    <w:rsid w:val="00E76444"/>
    <w:rsid w:val="00E76D5E"/>
    <w:rsid w:val="00E77C07"/>
    <w:rsid w:val="00E804FA"/>
    <w:rsid w:val="00E82178"/>
    <w:rsid w:val="00E85A23"/>
    <w:rsid w:val="00E87E3B"/>
    <w:rsid w:val="00E954C3"/>
    <w:rsid w:val="00E95683"/>
    <w:rsid w:val="00EA24E2"/>
    <w:rsid w:val="00EA4956"/>
    <w:rsid w:val="00EB030A"/>
    <w:rsid w:val="00EB43AE"/>
    <w:rsid w:val="00EB445F"/>
    <w:rsid w:val="00EB69AD"/>
    <w:rsid w:val="00EB7914"/>
    <w:rsid w:val="00EC53A6"/>
    <w:rsid w:val="00ED3F95"/>
    <w:rsid w:val="00EE1ED7"/>
    <w:rsid w:val="00EE56EB"/>
    <w:rsid w:val="00EE5A9F"/>
    <w:rsid w:val="00EE7A38"/>
    <w:rsid w:val="00EF238E"/>
    <w:rsid w:val="00EF2BDF"/>
    <w:rsid w:val="00EF3624"/>
    <w:rsid w:val="00EF4E6B"/>
    <w:rsid w:val="00EF60FC"/>
    <w:rsid w:val="00EF6CD6"/>
    <w:rsid w:val="00EF781E"/>
    <w:rsid w:val="00F00B11"/>
    <w:rsid w:val="00F00BF0"/>
    <w:rsid w:val="00F03A31"/>
    <w:rsid w:val="00F03FA4"/>
    <w:rsid w:val="00F0407D"/>
    <w:rsid w:val="00F07CD1"/>
    <w:rsid w:val="00F133CA"/>
    <w:rsid w:val="00F148DB"/>
    <w:rsid w:val="00F15311"/>
    <w:rsid w:val="00F226C6"/>
    <w:rsid w:val="00F23E7A"/>
    <w:rsid w:val="00F256B9"/>
    <w:rsid w:val="00F27ABA"/>
    <w:rsid w:val="00F33D7C"/>
    <w:rsid w:val="00F400DB"/>
    <w:rsid w:val="00F41D21"/>
    <w:rsid w:val="00F42276"/>
    <w:rsid w:val="00F42EDB"/>
    <w:rsid w:val="00F433D1"/>
    <w:rsid w:val="00F437D4"/>
    <w:rsid w:val="00F459F4"/>
    <w:rsid w:val="00F46F52"/>
    <w:rsid w:val="00F4709E"/>
    <w:rsid w:val="00F501CB"/>
    <w:rsid w:val="00F50611"/>
    <w:rsid w:val="00F50DA0"/>
    <w:rsid w:val="00F55024"/>
    <w:rsid w:val="00F55E7B"/>
    <w:rsid w:val="00F5635F"/>
    <w:rsid w:val="00F56C26"/>
    <w:rsid w:val="00F6307A"/>
    <w:rsid w:val="00F73C32"/>
    <w:rsid w:val="00F764D5"/>
    <w:rsid w:val="00F832B1"/>
    <w:rsid w:val="00F83994"/>
    <w:rsid w:val="00F84893"/>
    <w:rsid w:val="00F85C6F"/>
    <w:rsid w:val="00F86C5E"/>
    <w:rsid w:val="00F87A39"/>
    <w:rsid w:val="00F91291"/>
    <w:rsid w:val="00F9132A"/>
    <w:rsid w:val="00F91EAB"/>
    <w:rsid w:val="00F93771"/>
    <w:rsid w:val="00F955D5"/>
    <w:rsid w:val="00F96445"/>
    <w:rsid w:val="00FA0900"/>
    <w:rsid w:val="00FA5497"/>
    <w:rsid w:val="00FA54D9"/>
    <w:rsid w:val="00FA5552"/>
    <w:rsid w:val="00FA765B"/>
    <w:rsid w:val="00FB0925"/>
    <w:rsid w:val="00FB220B"/>
    <w:rsid w:val="00FB27E5"/>
    <w:rsid w:val="00FB5716"/>
    <w:rsid w:val="00FB7FA4"/>
    <w:rsid w:val="00FC1757"/>
    <w:rsid w:val="00FC31BC"/>
    <w:rsid w:val="00FC362A"/>
    <w:rsid w:val="00FC3F3E"/>
    <w:rsid w:val="00FC5960"/>
    <w:rsid w:val="00FC60CB"/>
    <w:rsid w:val="00FD3B93"/>
    <w:rsid w:val="00FD4098"/>
    <w:rsid w:val="00FD5D83"/>
    <w:rsid w:val="00FD69D8"/>
    <w:rsid w:val="00FD7B66"/>
    <w:rsid w:val="00FE03AD"/>
    <w:rsid w:val="00FE0469"/>
    <w:rsid w:val="00FE2337"/>
    <w:rsid w:val="00FE6F1E"/>
    <w:rsid w:val="00FF1461"/>
    <w:rsid w:val="00FF2E6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7BA341"/>
  <w15:docId w15:val="{72FBB136-2979-4786-9DB1-CB7EA5DFD4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0E31"/>
    <w:pPr>
      <w:widowControl w:val="0"/>
      <w:suppressAutoHyphens/>
      <w:spacing w:after="0" w:line="240" w:lineRule="auto"/>
    </w:pPr>
    <w:rPr>
      <w:rFonts w:ascii="Times New Roman" w:eastAsia="Times New Roman" w:hAnsi="Times New Roman" w:cs="Times New Roman"/>
      <w:sz w:val="24"/>
      <w:szCs w:val="20"/>
      <w:lang w:eastAsia="ar-SA"/>
    </w:rPr>
  </w:style>
  <w:style w:type="paragraph" w:styleId="Heading1">
    <w:name w:val="heading 1"/>
    <w:basedOn w:val="Normal"/>
    <w:next w:val="Normal"/>
    <w:link w:val="Heading1Char"/>
    <w:qFormat/>
    <w:rsid w:val="006A1F90"/>
    <w:pPr>
      <w:keepNext/>
      <w:tabs>
        <w:tab w:val="center" w:pos="4500"/>
        <w:tab w:val="left" w:pos="8499"/>
        <w:tab w:val="left" w:pos="8640"/>
      </w:tabs>
      <w:jc w:val="center"/>
      <w:outlineLvl w:val="0"/>
    </w:pPr>
    <w:rPr>
      <w:rFonts w:ascii="Arial" w:hAnsi="Arial"/>
      <w:b/>
    </w:rPr>
  </w:style>
  <w:style w:type="paragraph" w:styleId="Heading2">
    <w:name w:val="heading 2"/>
    <w:basedOn w:val="Normal"/>
    <w:next w:val="Normal"/>
    <w:link w:val="Heading2Char"/>
    <w:uiPriority w:val="9"/>
    <w:semiHidden/>
    <w:unhideWhenUsed/>
    <w:qFormat/>
    <w:rsid w:val="006D4A1B"/>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4">
    <w:name w:val="heading 4"/>
    <w:basedOn w:val="Normal"/>
    <w:next w:val="Normal"/>
    <w:link w:val="Heading4Char"/>
    <w:qFormat/>
    <w:rsid w:val="006A1F90"/>
    <w:pPr>
      <w:keepNext/>
      <w:jc w:val="center"/>
      <w:outlineLvl w:val="3"/>
    </w:pPr>
    <w:rPr>
      <w:rFonts w:ascii="Arial" w:hAnsi="Arial"/>
      <w:b/>
      <w:sz w:val="22"/>
    </w:rPr>
  </w:style>
  <w:style w:type="paragraph" w:styleId="Heading7">
    <w:name w:val="heading 7"/>
    <w:basedOn w:val="Normal"/>
    <w:next w:val="Normal"/>
    <w:link w:val="Heading7Char"/>
    <w:uiPriority w:val="9"/>
    <w:unhideWhenUsed/>
    <w:qFormat/>
    <w:rsid w:val="006D4A1B"/>
    <w:pPr>
      <w:keepNext/>
      <w:keepLines/>
      <w:spacing w:before="20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A1F90"/>
    <w:rPr>
      <w:rFonts w:ascii="Arial" w:eastAsia="Times New Roman" w:hAnsi="Arial" w:cs="Times New Roman"/>
      <w:b/>
      <w:sz w:val="24"/>
      <w:szCs w:val="20"/>
      <w:lang w:eastAsia="ar-SA"/>
    </w:rPr>
  </w:style>
  <w:style w:type="character" w:customStyle="1" w:styleId="Heading4Char">
    <w:name w:val="Heading 4 Char"/>
    <w:basedOn w:val="DefaultParagraphFont"/>
    <w:link w:val="Heading4"/>
    <w:rsid w:val="006A1F90"/>
    <w:rPr>
      <w:rFonts w:ascii="Arial" w:eastAsia="Times New Roman" w:hAnsi="Arial" w:cs="Times New Roman"/>
      <w:b/>
      <w:szCs w:val="20"/>
      <w:lang w:eastAsia="ar-SA"/>
    </w:rPr>
  </w:style>
  <w:style w:type="character" w:styleId="PageNumber">
    <w:name w:val="page number"/>
    <w:basedOn w:val="DefaultParagraphFont"/>
    <w:rsid w:val="006A1F90"/>
  </w:style>
  <w:style w:type="paragraph" w:styleId="BodyText">
    <w:name w:val="Body Text"/>
    <w:basedOn w:val="Normal"/>
    <w:link w:val="BodyTextChar"/>
    <w:rsid w:val="006A1F9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76" w:lineRule="auto"/>
    </w:pPr>
    <w:rPr>
      <w:rFonts w:ascii="CG Times" w:hAnsi="CG Times"/>
      <w:sz w:val="22"/>
    </w:rPr>
  </w:style>
  <w:style w:type="character" w:customStyle="1" w:styleId="BodyTextChar">
    <w:name w:val="Body Text Char"/>
    <w:basedOn w:val="DefaultParagraphFont"/>
    <w:link w:val="BodyText"/>
    <w:rsid w:val="006A1F90"/>
    <w:rPr>
      <w:rFonts w:ascii="CG Times" w:eastAsia="Times New Roman" w:hAnsi="CG Times" w:cs="Times New Roman"/>
      <w:szCs w:val="20"/>
      <w:lang w:eastAsia="ar-SA"/>
    </w:rPr>
  </w:style>
  <w:style w:type="paragraph" w:customStyle="1" w:styleId="c1">
    <w:name w:val="c1"/>
    <w:basedOn w:val="Normal"/>
    <w:rsid w:val="006A1F90"/>
    <w:pPr>
      <w:jc w:val="center"/>
    </w:pPr>
  </w:style>
  <w:style w:type="paragraph" w:styleId="Header">
    <w:name w:val="header"/>
    <w:basedOn w:val="Normal"/>
    <w:link w:val="HeaderChar"/>
    <w:rsid w:val="006A1F90"/>
    <w:pPr>
      <w:tabs>
        <w:tab w:val="center" w:pos="4320"/>
        <w:tab w:val="right" w:pos="8640"/>
      </w:tabs>
    </w:pPr>
  </w:style>
  <w:style w:type="character" w:customStyle="1" w:styleId="HeaderChar">
    <w:name w:val="Header Char"/>
    <w:basedOn w:val="DefaultParagraphFont"/>
    <w:link w:val="Header"/>
    <w:rsid w:val="006A1F90"/>
    <w:rPr>
      <w:rFonts w:ascii="Times New Roman" w:eastAsia="Times New Roman" w:hAnsi="Times New Roman" w:cs="Times New Roman"/>
      <w:sz w:val="24"/>
      <w:szCs w:val="20"/>
      <w:lang w:eastAsia="ar-SA"/>
    </w:rPr>
  </w:style>
  <w:style w:type="paragraph" w:styleId="Footer">
    <w:name w:val="footer"/>
    <w:basedOn w:val="Normal"/>
    <w:link w:val="FooterChar"/>
    <w:uiPriority w:val="99"/>
    <w:rsid w:val="006A1F90"/>
    <w:pPr>
      <w:tabs>
        <w:tab w:val="center" w:pos="4320"/>
        <w:tab w:val="right" w:pos="8640"/>
      </w:tabs>
    </w:pPr>
  </w:style>
  <w:style w:type="character" w:customStyle="1" w:styleId="FooterChar">
    <w:name w:val="Footer Char"/>
    <w:basedOn w:val="DefaultParagraphFont"/>
    <w:link w:val="Footer"/>
    <w:uiPriority w:val="99"/>
    <w:rsid w:val="006A1F90"/>
    <w:rPr>
      <w:rFonts w:ascii="Times New Roman" w:eastAsia="Times New Roman" w:hAnsi="Times New Roman" w:cs="Times New Roman"/>
      <w:sz w:val="24"/>
      <w:szCs w:val="20"/>
      <w:lang w:eastAsia="ar-SA"/>
    </w:rPr>
  </w:style>
  <w:style w:type="paragraph" w:styleId="BodyTextIndent">
    <w:name w:val="Body Text Indent"/>
    <w:basedOn w:val="Normal"/>
    <w:link w:val="BodyTextIndentChar"/>
    <w:rsid w:val="006A1F90"/>
    <w:pPr>
      <w:spacing w:line="300" w:lineRule="auto"/>
      <w:ind w:firstLine="720"/>
    </w:pPr>
    <w:rPr>
      <w:rFonts w:ascii="CG Times" w:hAnsi="CG Times"/>
      <w:b/>
      <w:sz w:val="21"/>
    </w:rPr>
  </w:style>
  <w:style w:type="character" w:customStyle="1" w:styleId="BodyTextIndentChar">
    <w:name w:val="Body Text Indent Char"/>
    <w:basedOn w:val="DefaultParagraphFont"/>
    <w:link w:val="BodyTextIndent"/>
    <w:rsid w:val="006A1F90"/>
    <w:rPr>
      <w:rFonts w:ascii="CG Times" w:eastAsia="Times New Roman" w:hAnsi="CG Times" w:cs="Times New Roman"/>
      <w:b/>
      <w:sz w:val="21"/>
      <w:szCs w:val="20"/>
      <w:lang w:eastAsia="ar-SA"/>
    </w:rPr>
  </w:style>
  <w:style w:type="paragraph" w:styleId="BodyTextIndent2">
    <w:name w:val="Body Text Indent 2"/>
    <w:basedOn w:val="Normal"/>
    <w:link w:val="BodyTextIndent2Char"/>
    <w:rsid w:val="006A1F9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499"/>
        <w:tab w:val="left" w:pos="8640"/>
      </w:tabs>
      <w:spacing w:line="276" w:lineRule="auto"/>
      <w:ind w:firstLine="720"/>
    </w:pPr>
    <w:rPr>
      <w:rFonts w:ascii="CG Times" w:hAnsi="CG Times"/>
      <w:sz w:val="22"/>
    </w:rPr>
  </w:style>
  <w:style w:type="character" w:customStyle="1" w:styleId="BodyTextIndent2Char">
    <w:name w:val="Body Text Indent 2 Char"/>
    <w:basedOn w:val="DefaultParagraphFont"/>
    <w:link w:val="BodyTextIndent2"/>
    <w:rsid w:val="006A1F90"/>
    <w:rPr>
      <w:rFonts w:ascii="CG Times" w:eastAsia="Times New Roman" w:hAnsi="CG Times" w:cs="Times New Roman"/>
      <w:szCs w:val="20"/>
      <w:lang w:eastAsia="ar-SA"/>
    </w:rPr>
  </w:style>
  <w:style w:type="paragraph" w:styleId="BodyText2">
    <w:name w:val="Body Text 2"/>
    <w:basedOn w:val="Normal"/>
    <w:link w:val="BodyText2Char"/>
    <w:rsid w:val="006A1F90"/>
    <w:pPr>
      <w:tabs>
        <w:tab w:val="left" w:pos="0"/>
        <w:tab w:val="left" w:pos="8499"/>
        <w:tab w:val="left" w:pos="8640"/>
      </w:tabs>
    </w:pPr>
    <w:rPr>
      <w:rFonts w:ascii="Arial" w:hAnsi="Arial"/>
      <w:b/>
      <w:sz w:val="22"/>
    </w:rPr>
  </w:style>
  <w:style w:type="character" w:customStyle="1" w:styleId="BodyText2Char">
    <w:name w:val="Body Text 2 Char"/>
    <w:basedOn w:val="DefaultParagraphFont"/>
    <w:link w:val="BodyText2"/>
    <w:rsid w:val="006A1F90"/>
    <w:rPr>
      <w:rFonts w:ascii="Arial" w:eastAsia="Times New Roman" w:hAnsi="Arial" w:cs="Times New Roman"/>
      <w:b/>
      <w:szCs w:val="20"/>
      <w:lang w:eastAsia="ar-SA"/>
    </w:rPr>
  </w:style>
  <w:style w:type="paragraph" w:customStyle="1" w:styleId="1Paragraph">
    <w:name w:val="1Paragraph"/>
    <w:rsid w:val="006A1F90"/>
    <w:pPr>
      <w:tabs>
        <w:tab w:val="left" w:pos="7200"/>
      </w:tabs>
      <w:suppressAutoHyphens/>
      <w:spacing w:after="0" w:line="240" w:lineRule="auto"/>
      <w:ind w:left="720" w:hanging="720"/>
    </w:pPr>
    <w:rPr>
      <w:rFonts w:ascii="Times New Roman" w:eastAsia="Arial" w:hAnsi="Times New Roman" w:cs="Times New Roman"/>
      <w:sz w:val="24"/>
      <w:szCs w:val="20"/>
      <w:lang w:eastAsia="ar-SA"/>
    </w:rPr>
  </w:style>
  <w:style w:type="paragraph" w:styleId="PlainText">
    <w:name w:val="Plain Text"/>
    <w:basedOn w:val="Normal"/>
    <w:link w:val="PlainTextChar"/>
    <w:rsid w:val="006A1F90"/>
    <w:pPr>
      <w:widowControl/>
    </w:pPr>
    <w:rPr>
      <w:rFonts w:ascii="Courier New" w:hAnsi="Courier New"/>
      <w:sz w:val="20"/>
    </w:rPr>
  </w:style>
  <w:style w:type="character" w:customStyle="1" w:styleId="PlainTextChar">
    <w:name w:val="Plain Text Char"/>
    <w:basedOn w:val="DefaultParagraphFont"/>
    <w:link w:val="PlainText"/>
    <w:rsid w:val="006A1F90"/>
    <w:rPr>
      <w:rFonts w:ascii="Courier New" w:eastAsia="Times New Roman" w:hAnsi="Courier New" w:cs="Times New Roman"/>
      <w:sz w:val="20"/>
      <w:szCs w:val="20"/>
      <w:lang w:eastAsia="ar-SA"/>
    </w:rPr>
  </w:style>
  <w:style w:type="paragraph" w:styleId="TOC1">
    <w:name w:val="toc 1"/>
    <w:basedOn w:val="Normal"/>
    <w:next w:val="Normal"/>
    <w:uiPriority w:val="39"/>
    <w:rsid w:val="006A1F90"/>
    <w:pPr>
      <w:tabs>
        <w:tab w:val="right" w:leader="dot" w:pos="9000"/>
      </w:tabs>
    </w:pPr>
    <w:rPr>
      <w:rFonts w:ascii="Arial" w:hAnsi="Arial"/>
      <w:sz w:val="22"/>
    </w:rPr>
  </w:style>
  <w:style w:type="paragraph" w:customStyle="1" w:styleId="Default">
    <w:name w:val="Default"/>
    <w:rsid w:val="006A1F90"/>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TOCHeading">
    <w:name w:val="TOC Heading"/>
    <w:basedOn w:val="Heading1"/>
    <w:next w:val="Normal"/>
    <w:uiPriority w:val="39"/>
    <w:semiHidden/>
    <w:unhideWhenUsed/>
    <w:qFormat/>
    <w:rsid w:val="003D0A23"/>
    <w:pPr>
      <w:keepLines/>
      <w:widowControl/>
      <w:tabs>
        <w:tab w:val="clear" w:pos="4500"/>
        <w:tab w:val="clear" w:pos="8499"/>
        <w:tab w:val="clear" w:pos="8640"/>
      </w:tabs>
      <w:suppressAutoHyphens w:val="0"/>
      <w:spacing w:before="480" w:line="276" w:lineRule="auto"/>
      <w:jc w:val="left"/>
      <w:outlineLvl w:val="9"/>
    </w:pPr>
    <w:rPr>
      <w:rFonts w:asciiTheme="majorHAnsi" w:eastAsiaTheme="majorEastAsia" w:hAnsiTheme="majorHAnsi" w:cstheme="majorBidi"/>
      <w:bCs/>
      <w:color w:val="365F91" w:themeColor="accent1" w:themeShade="BF"/>
      <w:sz w:val="28"/>
      <w:szCs w:val="28"/>
      <w:lang w:eastAsia="en-US"/>
    </w:rPr>
  </w:style>
  <w:style w:type="character" w:styleId="Hyperlink">
    <w:name w:val="Hyperlink"/>
    <w:basedOn w:val="DefaultParagraphFont"/>
    <w:uiPriority w:val="99"/>
    <w:unhideWhenUsed/>
    <w:rsid w:val="003D0A23"/>
    <w:rPr>
      <w:color w:val="0000FF" w:themeColor="hyperlink"/>
      <w:u w:val="single"/>
    </w:rPr>
  </w:style>
  <w:style w:type="paragraph" w:styleId="BalloonText">
    <w:name w:val="Balloon Text"/>
    <w:basedOn w:val="Normal"/>
    <w:link w:val="BalloonTextChar"/>
    <w:uiPriority w:val="99"/>
    <w:semiHidden/>
    <w:unhideWhenUsed/>
    <w:rsid w:val="003D0A23"/>
    <w:rPr>
      <w:rFonts w:ascii="Tahoma" w:hAnsi="Tahoma" w:cs="Tahoma"/>
      <w:sz w:val="16"/>
      <w:szCs w:val="16"/>
    </w:rPr>
  </w:style>
  <w:style w:type="character" w:customStyle="1" w:styleId="BalloonTextChar">
    <w:name w:val="Balloon Text Char"/>
    <w:basedOn w:val="DefaultParagraphFont"/>
    <w:link w:val="BalloonText"/>
    <w:uiPriority w:val="99"/>
    <w:semiHidden/>
    <w:rsid w:val="003D0A23"/>
    <w:rPr>
      <w:rFonts w:ascii="Tahoma" w:eastAsia="Times New Roman" w:hAnsi="Tahoma" w:cs="Tahoma"/>
      <w:sz w:val="16"/>
      <w:szCs w:val="16"/>
      <w:lang w:eastAsia="ar-SA"/>
    </w:rPr>
  </w:style>
  <w:style w:type="paragraph" w:styleId="ListParagraph">
    <w:name w:val="List Paragraph"/>
    <w:basedOn w:val="Normal"/>
    <w:uiPriority w:val="34"/>
    <w:qFormat/>
    <w:rsid w:val="00466A7E"/>
    <w:pPr>
      <w:ind w:left="720"/>
      <w:contextualSpacing/>
    </w:pPr>
  </w:style>
  <w:style w:type="character" w:customStyle="1" w:styleId="apple-style-span">
    <w:name w:val="apple-style-span"/>
    <w:basedOn w:val="DefaultParagraphFont"/>
    <w:rsid w:val="00287776"/>
  </w:style>
  <w:style w:type="table" w:styleId="TableGrid">
    <w:name w:val="Table Grid"/>
    <w:basedOn w:val="TableNormal"/>
    <w:uiPriority w:val="59"/>
    <w:rsid w:val="003C72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6D4A1B"/>
    <w:rPr>
      <w:rFonts w:asciiTheme="majorHAnsi" w:eastAsiaTheme="majorEastAsia" w:hAnsiTheme="majorHAnsi" w:cstheme="majorBidi"/>
      <w:b/>
      <w:bCs/>
      <w:color w:val="4F81BD" w:themeColor="accent1"/>
      <w:sz w:val="26"/>
      <w:szCs w:val="26"/>
      <w:lang w:eastAsia="ar-SA"/>
    </w:rPr>
  </w:style>
  <w:style w:type="character" w:customStyle="1" w:styleId="Heading7Char">
    <w:name w:val="Heading 7 Char"/>
    <w:basedOn w:val="DefaultParagraphFont"/>
    <w:link w:val="Heading7"/>
    <w:uiPriority w:val="9"/>
    <w:rsid w:val="006D4A1B"/>
    <w:rPr>
      <w:rFonts w:asciiTheme="majorHAnsi" w:eastAsiaTheme="majorEastAsia" w:hAnsiTheme="majorHAnsi" w:cstheme="majorBidi"/>
      <w:i/>
      <w:iCs/>
      <w:color w:val="404040" w:themeColor="text1" w:themeTint="BF"/>
      <w:sz w:val="24"/>
      <w:szCs w:val="20"/>
      <w:lang w:eastAsia="ar-SA"/>
    </w:rPr>
  </w:style>
  <w:style w:type="paragraph" w:styleId="TOC2">
    <w:name w:val="toc 2"/>
    <w:basedOn w:val="Normal"/>
    <w:next w:val="Normal"/>
    <w:autoRedefine/>
    <w:uiPriority w:val="39"/>
    <w:unhideWhenUsed/>
    <w:rsid w:val="00855BE6"/>
    <w:pPr>
      <w:spacing w:after="100"/>
      <w:ind w:left="240"/>
    </w:pPr>
  </w:style>
  <w:style w:type="paragraph" w:styleId="Revision">
    <w:name w:val="Revision"/>
    <w:hidden/>
    <w:uiPriority w:val="99"/>
    <w:semiHidden/>
    <w:rsid w:val="00394373"/>
    <w:pPr>
      <w:spacing w:after="0" w:line="240" w:lineRule="auto"/>
    </w:pPr>
    <w:rPr>
      <w:rFonts w:ascii="Times New Roman" w:eastAsia="Times New Roman" w:hAnsi="Times New Roman" w:cs="Times New Roman"/>
      <w:sz w:val="24"/>
      <w:szCs w:val="20"/>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00510017">
      <w:bodyDiv w:val="1"/>
      <w:marLeft w:val="0"/>
      <w:marRight w:val="0"/>
      <w:marTop w:val="0"/>
      <w:marBottom w:val="0"/>
      <w:divBdr>
        <w:top w:val="none" w:sz="0" w:space="0" w:color="auto"/>
        <w:left w:val="none" w:sz="0" w:space="0" w:color="auto"/>
        <w:bottom w:val="none" w:sz="0" w:space="0" w:color="auto"/>
        <w:right w:val="none" w:sz="0" w:space="0" w:color="auto"/>
      </w:divBdr>
    </w:div>
    <w:div w:id="563638754">
      <w:bodyDiv w:val="1"/>
      <w:marLeft w:val="0"/>
      <w:marRight w:val="0"/>
      <w:marTop w:val="0"/>
      <w:marBottom w:val="0"/>
      <w:divBdr>
        <w:top w:val="none" w:sz="0" w:space="0" w:color="auto"/>
        <w:left w:val="none" w:sz="0" w:space="0" w:color="auto"/>
        <w:bottom w:val="none" w:sz="0" w:space="0" w:color="auto"/>
        <w:right w:val="none" w:sz="0" w:space="0" w:color="auto"/>
      </w:divBdr>
    </w:div>
    <w:div w:id="625164664">
      <w:bodyDiv w:val="1"/>
      <w:marLeft w:val="0"/>
      <w:marRight w:val="0"/>
      <w:marTop w:val="0"/>
      <w:marBottom w:val="0"/>
      <w:divBdr>
        <w:top w:val="none" w:sz="0" w:space="0" w:color="auto"/>
        <w:left w:val="none" w:sz="0" w:space="0" w:color="auto"/>
        <w:bottom w:val="none" w:sz="0" w:space="0" w:color="auto"/>
        <w:right w:val="none" w:sz="0" w:space="0" w:color="auto"/>
      </w:divBdr>
    </w:div>
    <w:div w:id="896433614">
      <w:bodyDiv w:val="1"/>
      <w:marLeft w:val="0"/>
      <w:marRight w:val="0"/>
      <w:marTop w:val="0"/>
      <w:marBottom w:val="0"/>
      <w:divBdr>
        <w:top w:val="none" w:sz="0" w:space="0" w:color="auto"/>
        <w:left w:val="none" w:sz="0" w:space="0" w:color="auto"/>
        <w:bottom w:val="none" w:sz="0" w:space="0" w:color="auto"/>
        <w:right w:val="none" w:sz="0" w:space="0" w:color="auto"/>
      </w:divBdr>
    </w:div>
    <w:div w:id="1031615747">
      <w:bodyDiv w:val="1"/>
      <w:marLeft w:val="0"/>
      <w:marRight w:val="0"/>
      <w:marTop w:val="0"/>
      <w:marBottom w:val="0"/>
      <w:divBdr>
        <w:top w:val="none" w:sz="0" w:space="0" w:color="auto"/>
        <w:left w:val="none" w:sz="0" w:space="0" w:color="auto"/>
        <w:bottom w:val="none" w:sz="0" w:space="0" w:color="auto"/>
        <w:right w:val="none" w:sz="0" w:space="0" w:color="auto"/>
      </w:divBdr>
    </w:div>
    <w:div w:id="1095781854">
      <w:bodyDiv w:val="1"/>
      <w:marLeft w:val="0"/>
      <w:marRight w:val="0"/>
      <w:marTop w:val="0"/>
      <w:marBottom w:val="0"/>
      <w:divBdr>
        <w:top w:val="none" w:sz="0" w:space="0" w:color="auto"/>
        <w:left w:val="none" w:sz="0" w:space="0" w:color="auto"/>
        <w:bottom w:val="none" w:sz="0" w:space="0" w:color="auto"/>
        <w:right w:val="none" w:sz="0" w:space="0" w:color="auto"/>
      </w:divBdr>
    </w:div>
    <w:div w:id="1233082090">
      <w:bodyDiv w:val="1"/>
      <w:marLeft w:val="0"/>
      <w:marRight w:val="0"/>
      <w:marTop w:val="0"/>
      <w:marBottom w:val="0"/>
      <w:divBdr>
        <w:top w:val="none" w:sz="0" w:space="0" w:color="auto"/>
        <w:left w:val="none" w:sz="0" w:space="0" w:color="auto"/>
        <w:bottom w:val="none" w:sz="0" w:space="0" w:color="auto"/>
        <w:right w:val="none" w:sz="0" w:space="0" w:color="auto"/>
      </w:divBdr>
    </w:div>
    <w:div w:id="1294097434">
      <w:bodyDiv w:val="1"/>
      <w:marLeft w:val="0"/>
      <w:marRight w:val="0"/>
      <w:marTop w:val="0"/>
      <w:marBottom w:val="0"/>
      <w:divBdr>
        <w:top w:val="none" w:sz="0" w:space="0" w:color="auto"/>
        <w:left w:val="none" w:sz="0" w:space="0" w:color="auto"/>
        <w:bottom w:val="none" w:sz="0" w:space="0" w:color="auto"/>
        <w:right w:val="none" w:sz="0" w:space="0" w:color="auto"/>
      </w:divBdr>
    </w:div>
    <w:div w:id="1416709513">
      <w:bodyDiv w:val="1"/>
      <w:marLeft w:val="0"/>
      <w:marRight w:val="0"/>
      <w:marTop w:val="0"/>
      <w:marBottom w:val="0"/>
      <w:divBdr>
        <w:top w:val="none" w:sz="0" w:space="0" w:color="auto"/>
        <w:left w:val="none" w:sz="0" w:space="0" w:color="auto"/>
        <w:bottom w:val="none" w:sz="0" w:space="0" w:color="auto"/>
        <w:right w:val="none" w:sz="0" w:space="0" w:color="auto"/>
      </w:divBdr>
    </w:div>
    <w:div w:id="1533224214">
      <w:bodyDiv w:val="1"/>
      <w:marLeft w:val="0"/>
      <w:marRight w:val="0"/>
      <w:marTop w:val="0"/>
      <w:marBottom w:val="0"/>
      <w:divBdr>
        <w:top w:val="none" w:sz="0" w:space="0" w:color="auto"/>
        <w:left w:val="none" w:sz="0" w:space="0" w:color="auto"/>
        <w:bottom w:val="none" w:sz="0" w:space="0" w:color="auto"/>
        <w:right w:val="none" w:sz="0" w:space="0" w:color="auto"/>
      </w:divBdr>
    </w:div>
    <w:div w:id="1679968554">
      <w:bodyDiv w:val="1"/>
      <w:marLeft w:val="0"/>
      <w:marRight w:val="0"/>
      <w:marTop w:val="0"/>
      <w:marBottom w:val="0"/>
      <w:divBdr>
        <w:top w:val="none" w:sz="0" w:space="0" w:color="auto"/>
        <w:left w:val="none" w:sz="0" w:space="0" w:color="auto"/>
        <w:bottom w:val="none" w:sz="0" w:space="0" w:color="auto"/>
        <w:right w:val="none" w:sz="0" w:space="0" w:color="auto"/>
      </w:divBdr>
    </w:div>
    <w:div w:id="1803957184">
      <w:bodyDiv w:val="1"/>
      <w:marLeft w:val="0"/>
      <w:marRight w:val="0"/>
      <w:marTop w:val="0"/>
      <w:marBottom w:val="0"/>
      <w:divBdr>
        <w:top w:val="none" w:sz="0" w:space="0" w:color="auto"/>
        <w:left w:val="none" w:sz="0" w:space="0" w:color="auto"/>
        <w:bottom w:val="none" w:sz="0" w:space="0" w:color="auto"/>
        <w:right w:val="none" w:sz="0" w:space="0" w:color="auto"/>
      </w:divBdr>
    </w:div>
    <w:div w:id="1805385920">
      <w:bodyDiv w:val="1"/>
      <w:marLeft w:val="0"/>
      <w:marRight w:val="0"/>
      <w:marTop w:val="0"/>
      <w:marBottom w:val="0"/>
      <w:divBdr>
        <w:top w:val="none" w:sz="0" w:space="0" w:color="auto"/>
        <w:left w:val="none" w:sz="0" w:space="0" w:color="auto"/>
        <w:bottom w:val="none" w:sz="0" w:space="0" w:color="auto"/>
        <w:right w:val="none" w:sz="0" w:space="0" w:color="auto"/>
      </w:divBdr>
    </w:div>
    <w:div w:id="1869179169">
      <w:bodyDiv w:val="1"/>
      <w:marLeft w:val="0"/>
      <w:marRight w:val="0"/>
      <w:marTop w:val="0"/>
      <w:marBottom w:val="0"/>
      <w:divBdr>
        <w:top w:val="none" w:sz="0" w:space="0" w:color="auto"/>
        <w:left w:val="none" w:sz="0" w:space="0" w:color="auto"/>
        <w:bottom w:val="none" w:sz="0" w:space="0" w:color="auto"/>
        <w:right w:val="none" w:sz="0" w:space="0" w:color="auto"/>
      </w:divBdr>
    </w:div>
    <w:div w:id="1908297530">
      <w:bodyDiv w:val="1"/>
      <w:marLeft w:val="0"/>
      <w:marRight w:val="0"/>
      <w:marTop w:val="0"/>
      <w:marBottom w:val="0"/>
      <w:divBdr>
        <w:top w:val="none" w:sz="0" w:space="0" w:color="auto"/>
        <w:left w:val="none" w:sz="0" w:space="0" w:color="auto"/>
        <w:bottom w:val="none" w:sz="0" w:space="0" w:color="auto"/>
        <w:right w:val="none" w:sz="0" w:space="0" w:color="auto"/>
      </w:divBdr>
    </w:div>
    <w:div w:id="19826164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footer" Target="footer5.xml"/><Relationship Id="rId26" Type="http://schemas.openxmlformats.org/officeDocument/2006/relationships/header" Target="header9.xml"/><Relationship Id="rId39" Type="http://schemas.openxmlformats.org/officeDocument/2006/relationships/footer" Target="footer15.xml"/><Relationship Id="rId21" Type="http://schemas.openxmlformats.org/officeDocument/2006/relationships/footer" Target="footer7.xml"/><Relationship Id="rId34" Type="http://schemas.openxmlformats.org/officeDocument/2006/relationships/hyperlink" Target="mailto:rdegaris@hotmail.com"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header" Target="header11.xml"/><Relationship Id="rId41" Type="http://schemas.openxmlformats.org/officeDocument/2006/relationships/footer" Target="footer1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oter" Target="footer8.xml"/><Relationship Id="rId32" Type="http://schemas.openxmlformats.org/officeDocument/2006/relationships/header" Target="header12.xml"/><Relationship Id="rId37" Type="http://schemas.openxmlformats.org/officeDocument/2006/relationships/header" Target="header14.xml"/><Relationship Id="rId40" Type="http://schemas.openxmlformats.org/officeDocument/2006/relationships/header" Target="header15.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header" Target="header8.xml"/><Relationship Id="rId28" Type="http://schemas.openxmlformats.org/officeDocument/2006/relationships/header" Target="header10.xml"/><Relationship Id="rId36" Type="http://schemas.openxmlformats.org/officeDocument/2006/relationships/header" Target="header13.xml"/><Relationship Id="rId10" Type="http://schemas.openxmlformats.org/officeDocument/2006/relationships/header" Target="header1.xml"/><Relationship Id="rId19" Type="http://schemas.openxmlformats.org/officeDocument/2006/relationships/footer" Target="footer6.xml"/><Relationship Id="rId31" Type="http://schemas.openxmlformats.org/officeDocument/2006/relationships/footer" Target="footer12.xm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header" Target="header7.xml"/><Relationship Id="rId27" Type="http://schemas.openxmlformats.org/officeDocument/2006/relationships/footer" Target="footer10.xml"/><Relationship Id="rId30" Type="http://schemas.openxmlformats.org/officeDocument/2006/relationships/footer" Target="footer11.xml"/><Relationship Id="rId35" Type="http://schemas.openxmlformats.org/officeDocument/2006/relationships/hyperlink" Target="mailto:rdegaris@hotmail.com" TargetMode="External"/><Relationship Id="rId43" Type="http://schemas.microsoft.com/office/2011/relationships/people" Target="people.xml"/><Relationship Id="rId8" Type="http://schemas.openxmlformats.org/officeDocument/2006/relationships/hyperlink" Target="mailto:rdegaris@hotmail.com" TargetMode="Externa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footer" Target="footer9.xml"/><Relationship Id="rId33" Type="http://schemas.openxmlformats.org/officeDocument/2006/relationships/footer" Target="footer13.xml"/><Relationship Id="rId38" Type="http://schemas.openxmlformats.org/officeDocument/2006/relationships/footer" Target="footer1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C64AB4F-5191-467A-B5CD-A40B150647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41</Pages>
  <Words>13765</Words>
  <Characters>78465</Characters>
  <Application>Microsoft Office Word</Application>
  <DocSecurity>0</DocSecurity>
  <Lines>653</Lines>
  <Paragraphs>184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Ryan</dc:creator>
  <cp:lastModifiedBy>Ryan DeGaris</cp:lastModifiedBy>
  <cp:revision>5</cp:revision>
  <dcterms:created xsi:type="dcterms:W3CDTF">2024-05-10T20:38:00Z</dcterms:created>
  <dcterms:modified xsi:type="dcterms:W3CDTF">2024-05-10T20:45:00Z</dcterms:modified>
</cp:coreProperties>
</file>